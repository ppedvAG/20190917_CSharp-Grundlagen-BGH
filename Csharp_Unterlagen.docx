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9.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29.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4.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header1.xml" ContentType="application/vnd.openxmlformats-officedocument.wordprocessingml.header+xml"/>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word/people.xml" ContentType="application/vnd.openxmlformats-officedocument.wordprocessingml.peopl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1313134638"/>
        <w:docPartObj>
          <w:docPartGallery w:val="Table of Contents"/>
          <w:docPartUnique/>
        </w:docPartObj>
      </w:sdtPr>
      <w:sdtEndPr>
        <w:rPr>
          <w:b/>
          <w:bCs/>
        </w:rPr>
      </w:sdtEndPr>
      <w:sdtContent>
        <w:p w:rsidR="003D252D" w:rsidRDefault="003D252D">
          <w:pPr>
            <w:pStyle w:val="Inhaltsverzeichnisberschrift"/>
          </w:pPr>
          <w:r>
            <w:t>Inhalt</w:t>
          </w:r>
        </w:p>
        <w:p w:rsidR="003D252D" w:rsidRPr="003D252D" w:rsidRDefault="003D252D" w:rsidP="003D252D">
          <w:pPr>
            <w:pStyle w:val="Verzeichnis1"/>
            <w:rPr>
              <w:rStyle w:val="Fett"/>
            </w:rPr>
          </w:pPr>
          <w:r>
            <w:fldChar w:fldCharType="begin"/>
          </w:r>
          <w:r>
            <w:instrText xml:space="preserve"> TOC \o "1-3" \h \z \u </w:instrText>
          </w:r>
          <w:r>
            <w:fldChar w:fldCharType="separate"/>
          </w:r>
          <w:hyperlink w:anchor="_Toc502761881" w:history="1">
            <w:r w:rsidRPr="003D252D">
              <w:rPr>
                <w:rStyle w:val="Fett"/>
              </w:rPr>
              <w:t>Allgemeines und Grundlagen</w:t>
            </w:r>
            <w:r w:rsidRPr="003D252D">
              <w:rPr>
                <w:rStyle w:val="Fett"/>
                <w:webHidden/>
              </w:rPr>
              <w:tab/>
            </w:r>
            <w:r w:rsidRPr="003D252D">
              <w:rPr>
                <w:rStyle w:val="Fett"/>
                <w:webHidden/>
              </w:rPr>
              <w:fldChar w:fldCharType="begin"/>
            </w:r>
            <w:r w:rsidRPr="003D252D">
              <w:rPr>
                <w:rStyle w:val="Fett"/>
                <w:webHidden/>
              </w:rPr>
              <w:instrText xml:space="preserve"> PAGEREF _Toc502761881 \h </w:instrText>
            </w:r>
            <w:r w:rsidRPr="003D252D">
              <w:rPr>
                <w:rStyle w:val="Fett"/>
                <w:webHidden/>
              </w:rPr>
            </w:r>
            <w:r w:rsidRPr="003D252D">
              <w:rPr>
                <w:rStyle w:val="Fett"/>
                <w:webHidden/>
              </w:rPr>
              <w:fldChar w:fldCharType="separate"/>
            </w:r>
            <w:r w:rsidRPr="003D252D">
              <w:rPr>
                <w:rStyle w:val="Fett"/>
                <w:webHidden/>
              </w:rPr>
              <w:t>2</w:t>
            </w:r>
            <w:r w:rsidRPr="003D252D">
              <w:rPr>
                <w:rStyle w:val="Fett"/>
                <w:webHidden/>
              </w:rPr>
              <w:fldChar w:fldCharType="end"/>
            </w:r>
          </w:hyperlink>
        </w:p>
        <w:p w:rsidR="003D252D" w:rsidRPr="003D252D" w:rsidRDefault="00B0431C" w:rsidP="003D252D">
          <w:pPr>
            <w:pStyle w:val="Verzeichnis1"/>
            <w:rPr>
              <w:rStyle w:val="Fett"/>
              <w:b w:val="0"/>
            </w:rPr>
          </w:pPr>
          <w:hyperlink w:anchor="_Toc502761882" w:history="1">
            <w:r w:rsidR="003D252D" w:rsidRPr="003D252D">
              <w:rPr>
                <w:rStyle w:val="Fett"/>
                <w:b w:val="0"/>
              </w:rPr>
              <w:t>Allgemeines zu C#</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_Toc502761882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3</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83" w:history="1">
            <w:r w:rsidR="003D252D" w:rsidRPr="003D252D">
              <w:rPr>
                <w:rStyle w:val="Fett"/>
                <w:b w:val="0"/>
              </w:rPr>
              <w:t>Allgemeines zu C# und .NET</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_Toc502761883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4</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84" w:history="1">
            <w:r w:rsidR="003D252D" w:rsidRPr="003D252D">
              <w:rPr>
                <w:rStyle w:val="Fett"/>
                <w:b w:val="0"/>
              </w:rPr>
              <w:t>Sprachgrundlagen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_Toc502761884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5</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85" w:history="1">
            <w:r w:rsidR="003D252D" w:rsidRPr="003D252D">
              <w:rPr>
                <w:rStyle w:val="Fett"/>
                <w:b w:val="0"/>
              </w:rPr>
              <w:t>Variablen und Datentypen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_Toc502761885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6</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86" w:history="1">
            <w:r w:rsidR="003D252D" w:rsidRPr="003D252D">
              <w:rPr>
                <w:rStyle w:val="Fett"/>
                <w:b w:val="0"/>
              </w:rPr>
              <w:t>Hello C# Projekt</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_Toc502761886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7</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87" w:history="1">
            <w:r w:rsidR="003D252D" w:rsidRPr="003D252D">
              <w:rPr>
                <w:rStyle w:val="Fett"/>
                <w:b w:val="0"/>
              </w:rPr>
              <w:t>Datentypen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_Toc502761887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8</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88" w:history="1">
            <w:r w:rsidR="003D252D" w:rsidRPr="003D252D">
              <w:rPr>
                <w:rStyle w:val="Fett"/>
                <w:b w:val="0"/>
              </w:rPr>
              <w:t>Ausgabe von Strings auf der Konsole</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_Toc502761888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9</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89" w:history="1">
            <w:r w:rsidR="003D252D" w:rsidRPr="003D252D">
              <w:rPr>
                <w:rStyle w:val="Fett"/>
                <w:b w:val="0"/>
              </w:rPr>
              <w:t>Konsoleneingaben verarbeiten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_Toc502761889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10</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90" w:history="1">
            <w:r w:rsidR="003D252D" w:rsidRPr="003D252D">
              <w:rPr>
                <w:rStyle w:val="Fett"/>
                <w:b w:val="0"/>
              </w:rPr>
              <w:t>Konvertierung von Datentypen (Casting)</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_Toc502761890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11</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91" w:history="1">
            <w:r w:rsidR="003D252D" w:rsidRPr="003D252D">
              <w:rPr>
                <w:rStyle w:val="Fett"/>
                <w:b w:val="0"/>
              </w:rPr>
              <w:t>Mathematische Operatoren und Funktionen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_Toc502761891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12</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92" w:history="1">
            <w:r w:rsidR="003D252D" w:rsidRPr="003D252D">
              <w:rPr>
                <w:rStyle w:val="Fett"/>
                <w:b w:val="0"/>
              </w:rPr>
              <w:t>Fragen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_Toc502761892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13</w:t>
            </w:r>
            <w:r w:rsidR="003D252D" w:rsidRPr="003D252D">
              <w:rPr>
                <w:rStyle w:val="Fett"/>
                <w:b w:val="0"/>
                <w:webHidden/>
              </w:rPr>
              <w:fldChar w:fldCharType="end"/>
            </w:r>
          </w:hyperlink>
        </w:p>
        <w:p w:rsidR="003D252D" w:rsidRPr="003D252D" w:rsidRDefault="003D252D" w:rsidP="003D252D">
          <w:pPr>
            <w:pStyle w:val="Verzeichnis1"/>
            <w:rPr>
              <w:rStyle w:val="Fett"/>
              <w:b w:val="0"/>
            </w:rPr>
          </w:pPr>
        </w:p>
        <w:p w:rsidR="003D252D" w:rsidRPr="003D252D" w:rsidRDefault="00B0431C" w:rsidP="003D252D">
          <w:pPr>
            <w:pStyle w:val="Verzeichnis1"/>
            <w:rPr>
              <w:rStyle w:val="Fett"/>
            </w:rPr>
          </w:pPr>
          <w:hyperlink w:anchor="_Toc502761893" w:history="1">
            <w:r w:rsidR="003D252D" w:rsidRPr="003D252D">
              <w:rPr>
                <w:rStyle w:val="Fett"/>
              </w:rPr>
              <w:t>Kontrollstrukturen</w:t>
            </w:r>
            <w:r w:rsidR="003D252D" w:rsidRPr="003D252D">
              <w:rPr>
                <w:rStyle w:val="Fett"/>
                <w:webHidden/>
              </w:rPr>
              <w:tab/>
            </w:r>
            <w:r w:rsidR="003D252D" w:rsidRPr="003D252D">
              <w:rPr>
                <w:rStyle w:val="Fett"/>
                <w:webHidden/>
              </w:rPr>
              <w:fldChar w:fldCharType="begin"/>
            </w:r>
            <w:r w:rsidR="003D252D" w:rsidRPr="003D252D">
              <w:rPr>
                <w:rStyle w:val="Fett"/>
                <w:webHidden/>
              </w:rPr>
              <w:instrText xml:space="preserve"> PAGEREF _Toc502761893 \h </w:instrText>
            </w:r>
            <w:r w:rsidR="003D252D" w:rsidRPr="003D252D">
              <w:rPr>
                <w:rStyle w:val="Fett"/>
                <w:webHidden/>
              </w:rPr>
            </w:r>
            <w:r w:rsidR="003D252D" w:rsidRPr="003D252D">
              <w:rPr>
                <w:rStyle w:val="Fett"/>
                <w:webHidden/>
              </w:rPr>
              <w:fldChar w:fldCharType="separate"/>
            </w:r>
            <w:r w:rsidR="003D252D" w:rsidRPr="003D252D">
              <w:rPr>
                <w:rStyle w:val="Fett"/>
                <w:webHidden/>
              </w:rPr>
              <w:t>14</w:t>
            </w:r>
            <w:r w:rsidR="003D252D" w:rsidRPr="003D252D">
              <w:rPr>
                <w:rStyle w:val="Fett"/>
                <w:webHidden/>
              </w:rPr>
              <w:fldChar w:fldCharType="end"/>
            </w:r>
          </w:hyperlink>
        </w:p>
        <w:p w:rsidR="003D252D" w:rsidRPr="003D252D" w:rsidRDefault="00B0431C" w:rsidP="003D252D">
          <w:pPr>
            <w:pStyle w:val="Verzeichnis1"/>
            <w:rPr>
              <w:rStyle w:val="Fett"/>
              <w:b w:val="0"/>
            </w:rPr>
          </w:pPr>
          <w:hyperlink w:anchor="_Toc502761894" w:history="1">
            <w:r w:rsidR="003D252D" w:rsidRPr="003D252D">
              <w:rPr>
                <w:rStyle w:val="Fett"/>
                <w:b w:val="0"/>
              </w:rPr>
              <w:t>Logische Operatoren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_Toc502761894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15</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95" w:history="1">
            <w:r w:rsidR="003D252D" w:rsidRPr="003D252D">
              <w:rPr>
                <w:rStyle w:val="Fett"/>
                <w:b w:val="0"/>
              </w:rPr>
              <w:t>Bedingungen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_Toc502761895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16</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96" w:history="1">
            <w:r w:rsidR="003D252D" w:rsidRPr="003D252D">
              <w:rPr>
                <w:rStyle w:val="Fett"/>
                <w:b w:val="0"/>
              </w:rPr>
              <w:t>Zahlenratespiel (Teil 1)</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_Toc502761896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17</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97" w:history="1">
            <w:r w:rsidR="003D252D" w:rsidRPr="003D252D">
              <w:rPr>
                <w:rStyle w:val="Fett"/>
                <w:b w:val="0"/>
              </w:rPr>
              <w:t>Schleifen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_Toc502761897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18</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98" w:history="1">
            <w:r w:rsidR="003D252D" w:rsidRPr="003D252D">
              <w:rPr>
                <w:rStyle w:val="Fett"/>
                <w:b w:val="0"/>
              </w:rPr>
              <w:t>Zahlenratespiel (Teil 2)</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_Toc502761898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19</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899" w:history="1">
            <w:r w:rsidR="003D252D" w:rsidRPr="003D252D">
              <w:rPr>
                <w:rStyle w:val="Fett"/>
                <w:b w:val="0"/>
              </w:rPr>
              <w:t>Arrays</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_Toc502761899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20</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900" w:history="1">
            <w:r w:rsidR="003D252D" w:rsidRPr="003D252D">
              <w:rPr>
                <w:rStyle w:val="Fett"/>
                <w:b w:val="0"/>
              </w:rPr>
              <w:t>Zähl-Schleifen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_Toc502761900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21</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901" w:history="1">
            <w:r w:rsidR="003D252D" w:rsidRPr="003D252D">
              <w:rPr>
                <w:rStyle w:val="Fett"/>
                <w:b w:val="0"/>
              </w:rPr>
              <w:t>Array durchlaufen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_Toc502761901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22</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902" w:history="1">
            <w:r w:rsidR="003D252D" w:rsidRPr="003D252D">
              <w:rPr>
                <w:rStyle w:val="Fett"/>
                <w:b w:val="0"/>
              </w:rPr>
              <w:t>Nützliche Funktionen und Eigenschaften von Arrays</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_Toc502761902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23</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903" w:history="1">
            <w:r w:rsidR="003D252D" w:rsidRPr="003D252D">
              <w:rPr>
                <w:rStyle w:val="Fett"/>
                <w:b w:val="0"/>
              </w:rPr>
              <w:t>Fragen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_Toc502761903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24</w:t>
            </w:r>
            <w:r w:rsidR="003D252D" w:rsidRPr="003D252D">
              <w:rPr>
                <w:rStyle w:val="Fett"/>
                <w:b w:val="0"/>
                <w:webHidden/>
              </w:rPr>
              <w:fldChar w:fldCharType="end"/>
            </w:r>
          </w:hyperlink>
        </w:p>
        <w:p w:rsidR="003D252D" w:rsidRPr="003D252D" w:rsidRDefault="003D252D" w:rsidP="003D252D">
          <w:pPr>
            <w:pStyle w:val="Verzeichnis1"/>
            <w:rPr>
              <w:rStyle w:val="Fett"/>
              <w:b w:val="0"/>
            </w:rPr>
          </w:pPr>
        </w:p>
        <w:p w:rsidR="003D252D" w:rsidRPr="003D252D" w:rsidRDefault="00B0431C" w:rsidP="003D252D">
          <w:pPr>
            <w:pStyle w:val="Verzeichnis1"/>
            <w:rPr>
              <w:rStyle w:val="Fett"/>
            </w:rPr>
          </w:pPr>
          <w:hyperlink w:anchor="_Toc502761904" w:history="1">
            <w:r w:rsidR="003D252D" w:rsidRPr="003D252D">
              <w:rPr>
                <w:rStyle w:val="Fett"/>
              </w:rPr>
              <w:t>Enumeratoren</w:t>
            </w:r>
            <w:r w:rsidR="003D252D" w:rsidRPr="003D252D">
              <w:rPr>
                <w:rStyle w:val="Fett"/>
                <w:webHidden/>
              </w:rPr>
              <w:tab/>
            </w:r>
            <w:r w:rsidR="003D252D" w:rsidRPr="003D252D">
              <w:rPr>
                <w:rStyle w:val="Fett"/>
                <w:webHidden/>
              </w:rPr>
              <w:fldChar w:fldCharType="begin"/>
            </w:r>
            <w:r w:rsidR="003D252D" w:rsidRPr="003D252D">
              <w:rPr>
                <w:rStyle w:val="Fett"/>
                <w:webHidden/>
              </w:rPr>
              <w:instrText xml:space="preserve"> PAGEREF _Toc502761904 \h </w:instrText>
            </w:r>
            <w:r w:rsidR="003D252D" w:rsidRPr="003D252D">
              <w:rPr>
                <w:rStyle w:val="Fett"/>
                <w:webHidden/>
              </w:rPr>
            </w:r>
            <w:r w:rsidR="003D252D" w:rsidRPr="003D252D">
              <w:rPr>
                <w:rStyle w:val="Fett"/>
                <w:webHidden/>
              </w:rPr>
              <w:fldChar w:fldCharType="separate"/>
            </w:r>
            <w:r w:rsidR="003D252D" w:rsidRPr="003D252D">
              <w:rPr>
                <w:rStyle w:val="Fett"/>
                <w:webHidden/>
              </w:rPr>
              <w:t>25</w:t>
            </w:r>
            <w:r w:rsidR="003D252D" w:rsidRPr="003D252D">
              <w:rPr>
                <w:rStyle w:val="Fett"/>
                <w:webHidden/>
              </w:rPr>
              <w:fldChar w:fldCharType="end"/>
            </w:r>
          </w:hyperlink>
        </w:p>
        <w:p w:rsidR="003D252D" w:rsidRPr="003D252D" w:rsidRDefault="00B0431C" w:rsidP="003D252D">
          <w:pPr>
            <w:pStyle w:val="Verzeichnis1"/>
            <w:rPr>
              <w:rStyle w:val="Fett"/>
              <w:b w:val="0"/>
            </w:rPr>
          </w:pPr>
          <w:hyperlink w:anchor="_Toc502761906" w:history="1">
            <w:r w:rsidR="003D252D" w:rsidRPr="003D252D">
              <w:rPr>
                <w:rStyle w:val="Fett"/>
                <w:b w:val="0"/>
              </w:rPr>
              <w:t>Switch</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_Toc502761906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27</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907" w:history="1">
            <w:r w:rsidR="003D252D" w:rsidRPr="003D252D">
              <w:rPr>
                <w:rStyle w:val="Fett"/>
                <w:b w:val="0"/>
              </w:rPr>
              <w:t>Funktionen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_Toc502761907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28</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908" w:history="1">
            <w:r w:rsidR="003D252D" w:rsidRPr="003D252D">
              <w:rPr>
                <w:rStyle w:val="Fett"/>
                <w:b w:val="0"/>
              </w:rPr>
              <w:t>Spezielle Parametertypen: out/ref</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_Toc502761908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29</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909" w:history="1">
            <w:r w:rsidR="003D252D" w:rsidRPr="003D252D">
              <w:rPr>
                <w:rStyle w:val="Fett"/>
                <w:b w:val="0"/>
              </w:rPr>
              <w:t>Spezielle Parametertypen: params</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_Toc502761909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30</w:t>
            </w:r>
            <w:r w:rsidR="003D252D" w:rsidRPr="003D252D">
              <w:rPr>
                <w:rStyle w:val="Fett"/>
                <w:b w:val="0"/>
                <w:webHidden/>
              </w:rPr>
              <w:fldChar w:fldCharType="end"/>
            </w:r>
          </w:hyperlink>
        </w:p>
        <w:p w:rsidR="003D252D" w:rsidRPr="003D252D" w:rsidRDefault="00B0431C" w:rsidP="003D252D">
          <w:pPr>
            <w:pStyle w:val="Verzeichnis1"/>
            <w:rPr>
              <w:rStyle w:val="Fett"/>
              <w:b w:val="0"/>
            </w:rPr>
          </w:pPr>
          <w:hyperlink w:anchor="_Toc502761910" w:history="1">
            <w:r w:rsidR="003D252D" w:rsidRPr="003D252D">
              <w:rPr>
                <w:rStyle w:val="Fett"/>
                <w:b w:val="0"/>
              </w:rPr>
              <w:t>Spezielle Parametertypen: optional</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_Toc502761910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31</w:t>
            </w:r>
            <w:r w:rsidR="003D252D" w:rsidRPr="003D252D">
              <w:rPr>
                <w:rStyle w:val="Fett"/>
                <w:b w:val="0"/>
                <w:webHidden/>
              </w:rPr>
              <w:fldChar w:fldCharType="end"/>
            </w:r>
          </w:hyperlink>
        </w:p>
        <w:p w:rsidR="003D252D" w:rsidRPr="003D252D" w:rsidRDefault="00B0431C" w:rsidP="003D252D">
          <w:pPr>
            <w:pStyle w:val="Verzeichnis1"/>
            <w:rPr>
              <w:rStyle w:val="Fett"/>
            </w:rPr>
          </w:pPr>
          <w:hyperlink w:anchor="_Toc502761911" w:history="1">
            <w:r w:rsidR="003D252D" w:rsidRPr="003D252D">
              <w:rPr>
                <w:rStyle w:val="Fett"/>
                <w:b w:val="0"/>
              </w:rPr>
              <w:t>Fragen</w:t>
            </w:r>
            <w:r w:rsidR="003D252D" w:rsidRPr="003D252D">
              <w:rPr>
                <w:rStyle w:val="Fett"/>
                <w:b w:val="0"/>
                <w:webHidden/>
              </w:rPr>
              <w:tab/>
            </w:r>
            <w:r w:rsidR="003D252D" w:rsidRPr="003D252D">
              <w:rPr>
                <w:rStyle w:val="Fett"/>
                <w:b w:val="0"/>
                <w:webHidden/>
              </w:rPr>
              <w:fldChar w:fldCharType="begin"/>
            </w:r>
            <w:r w:rsidR="003D252D" w:rsidRPr="003D252D">
              <w:rPr>
                <w:rStyle w:val="Fett"/>
                <w:b w:val="0"/>
                <w:webHidden/>
              </w:rPr>
              <w:instrText xml:space="preserve"> PAGEREF _Toc502761911 \h </w:instrText>
            </w:r>
            <w:r w:rsidR="003D252D" w:rsidRPr="003D252D">
              <w:rPr>
                <w:rStyle w:val="Fett"/>
                <w:b w:val="0"/>
                <w:webHidden/>
              </w:rPr>
            </w:r>
            <w:r w:rsidR="003D252D" w:rsidRPr="003D252D">
              <w:rPr>
                <w:rStyle w:val="Fett"/>
                <w:b w:val="0"/>
                <w:webHidden/>
              </w:rPr>
              <w:fldChar w:fldCharType="separate"/>
            </w:r>
            <w:r w:rsidR="003D252D" w:rsidRPr="003D252D">
              <w:rPr>
                <w:rStyle w:val="Fett"/>
                <w:b w:val="0"/>
                <w:webHidden/>
              </w:rPr>
              <w:t>32</w:t>
            </w:r>
            <w:r w:rsidR="003D252D" w:rsidRPr="003D252D">
              <w:rPr>
                <w:rStyle w:val="Fett"/>
                <w:b w:val="0"/>
                <w:webHidden/>
              </w:rPr>
              <w:fldChar w:fldCharType="end"/>
            </w:r>
          </w:hyperlink>
        </w:p>
        <w:p w:rsidR="003D252D" w:rsidRPr="003D252D" w:rsidRDefault="003D252D" w:rsidP="003D252D">
          <w:pPr>
            <w:pStyle w:val="Verzeichnis1"/>
            <w:rPr>
              <w:rStyle w:val="Fett"/>
            </w:rPr>
          </w:pPr>
        </w:p>
        <w:p w:rsidR="003D252D" w:rsidRDefault="003D252D" w:rsidP="003D252D">
          <w:pPr>
            <w:pStyle w:val="Verzeichnis1"/>
            <w:rPr>
              <w:rStyle w:val="Fett"/>
            </w:rPr>
          </w:pPr>
        </w:p>
        <w:p w:rsidR="00975046" w:rsidRPr="00975046" w:rsidRDefault="00975046" w:rsidP="00975046"/>
        <w:p w:rsidR="003D252D" w:rsidRPr="003D252D" w:rsidRDefault="00B0431C" w:rsidP="003D252D">
          <w:pPr>
            <w:pStyle w:val="Verzeichnis1"/>
            <w:rPr>
              <w:rStyle w:val="Fett"/>
            </w:rPr>
          </w:pPr>
          <w:hyperlink w:anchor="_Toc502761912" w:history="1">
            <w:r w:rsidR="003D252D" w:rsidRPr="003D252D">
              <w:rPr>
                <w:rStyle w:val="Fett"/>
              </w:rPr>
              <w:t>Objektorientierte Programmierung</w:t>
            </w:r>
            <w:r w:rsidR="003D252D" w:rsidRPr="003D252D">
              <w:rPr>
                <w:rStyle w:val="Fett"/>
                <w:webHidden/>
              </w:rPr>
              <w:tab/>
            </w:r>
            <w:r w:rsidR="003D252D" w:rsidRPr="003D252D">
              <w:rPr>
                <w:rStyle w:val="Fett"/>
                <w:webHidden/>
              </w:rPr>
              <w:fldChar w:fldCharType="begin"/>
            </w:r>
            <w:r w:rsidR="003D252D" w:rsidRPr="003D252D">
              <w:rPr>
                <w:rStyle w:val="Fett"/>
                <w:webHidden/>
              </w:rPr>
              <w:instrText xml:space="preserve"> PAGEREF _Toc502761912 \h </w:instrText>
            </w:r>
            <w:r w:rsidR="003D252D" w:rsidRPr="003D252D">
              <w:rPr>
                <w:rStyle w:val="Fett"/>
                <w:webHidden/>
              </w:rPr>
            </w:r>
            <w:r w:rsidR="003D252D" w:rsidRPr="003D252D">
              <w:rPr>
                <w:rStyle w:val="Fett"/>
                <w:webHidden/>
              </w:rPr>
              <w:fldChar w:fldCharType="separate"/>
            </w:r>
            <w:r w:rsidR="003D252D" w:rsidRPr="003D252D">
              <w:rPr>
                <w:rStyle w:val="Fett"/>
                <w:webHidden/>
              </w:rPr>
              <w:t>33</w:t>
            </w:r>
            <w:r w:rsidR="003D252D" w:rsidRPr="003D252D">
              <w:rPr>
                <w:rStyle w:val="Fett"/>
                <w:webHidden/>
              </w:rPr>
              <w:fldChar w:fldCharType="end"/>
            </w:r>
          </w:hyperlink>
        </w:p>
        <w:p w:rsidR="003D252D" w:rsidRDefault="00B0431C" w:rsidP="003D252D">
          <w:pPr>
            <w:pStyle w:val="Verzeichnis1"/>
            <w:rPr>
              <w:noProof/>
            </w:rPr>
          </w:pPr>
          <w:hyperlink w:anchor="_Toc502761914" w:history="1">
            <w:r w:rsidR="003D252D" w:rsidRPr="00870AF9">
              <w:rPr>
                <w:rStyle w:val="Hyperlink"/>
                <w:noProof/>
              </w:rPr>
              <w:t>Felder und Methoden</w:t>
            </w:r>
            <w:r w:rsidR="003D252D">
              <w:rPr>
                <w:noProof/>
                <w:webHidden/>
              </w:rPr>
              <w:tab/>
            </w:r>
            <w:r w:rsidR="003D252D">
              <w:rPr>
                <w:noProof/>
                <w:webHidden/>
              </w:rPr>
              <w:fldChar w:fldCharType="begin"/>
            </w:r>
            <w:r w:rsidR="003D252D">
              <w:rPr>
                <w:noProof/>
                <w:webHidden/>
              </w:rPr>
              <w:instrText xml:space="preserve"> PAGEREF _Toc502761914 \h </w:instrText>
            </w:r>
            <w:r w:rsidR="003D252D">
              <w:rPr>
                <w:noProof/>
                <w:webHidden/>
              </w:rPr>
            </w:r>
            <w:r w:rsidR="003D252D">
              <w:rPr>
                <w:noProof/>
                <w:webHidden/>
              </w:rPr>
              <w:fldChar w:fldCharType="separate"/>
            </w:r>
            <w:r w:rsidR="003D252D">
              <w:rPr>
                <w:noProof/>
                <w:webHidden/>
              </w:rPr>
              <w:t>35</w:t>
            </w:r>
            <w:r w:rsidR="003D252D">
              <w:rPr>
                <w:noProof/>
                <w:webHidden/>
              </w:rPr>
              <w:fldChar w:fldCharType="end"/>
            </w:r>
          </w:hyperlink>
        </w:p>
        <w:p w:rsidR="003D252D" w:rsidRDefault="00B0431C" w:rsidP="003D252D">
          <w:pPr>
            <w:pStyle w:val="Verzeichnis1"/>
            <w:rPr>
              <w:noProof/>
            </w:rPr>
          </w:pPr>
          <w:hyperlink w:anchor="_Toc502761915" w:history="1">
            <w:r w:rsidR="003D252D" w:rsidRPr="00870AF9">
              <w:rPr>
                <w:rStyle w:val="Hyperlink"/>
                <w:noProof/>
              </w:rPr>
              <w:t>Properties</w:t>
            </w:r>
            <w:r w:rsidR="003D252D">
              <w:rPr>
                <w:noProof/>
                <w:webHidden/>
              </w:rPr>
              <w:tab/>
            </w:r>
            <w:r w:rsidR="003D252D">
              <w:rPr>
                <w:noProof/>
                <w:webHidden/>
              </w:rPr>
              <w:fldChar w:fldCharType="begin"/>
            </w:r>
            <w:r w:rsidR="003D252D">
              <w:rPr>
                <w:noProof/>
                <w:webHidden/>
              </w:rPr>
              <w:instrText xml:space="preserve"> PAGEREF _Toc502761915 \h </w:instrText>
            </w:r>
            <w:r w:rsidR="003D252D">
              <w:rPr>
                <w:noProof/>
                <w:webHidden/>
              </w:rPr>
            </w:r>
            <w:r w:rsidR="003D252D">
              <w:rPr>
                <w:noProof/>
                <w:webHidden/>
              </w:rPr>
              <w:fldChar w:fldCharType="separate"/>
            </w:r>
            <w:r w:rsidR="003D252D">
              <w:rPr>
                <w:noProof/>
                <w:webHidden/>
              </w:rPr>
              <w:t>36</w:t>
            </w:r>
            <w:r w:rsidR="003D252D">
              <w:rPr>
                <w:noProof/>
                <w:webHidden/>
              </w:rPr>
              <w:fldChar w:fldCharType="end"/>
            </w:r>
          </w:hyperlink>
        </w:p>
        <w:p w:rsidR="003D252D" w:rsidRDefault="00B0431C" w:rsidP="003D252D">
          <w:pPr>
            <w:pStyle w:val="Verzeichnis1"/>
            <w:rPr>
              <w:noProof/>
            </w:rPr>
          </w:pPr>
          <w:hyperlink w:anchor="_Toc502761916" w:history="1">
            <w:r w:rsidR="003D252D" w:rsidRPr="00870AF9">
              <w:rPr>
                <w:rStyle w:val="Hyperlink"/>
                <w:noProof/>
              </w:rPr>
              <w:t>Varianten von Properties</w:t>
            </w:r>
            <w:r w:rsidR="003D252D">
              <w:rPr>
                <w:noProof/>
                <w:webHidden/>
              </w:rPr>
              <w:tab/>
            </w:r>
            <w:r w:rsidR="003D252D">
              <w:rPr>
                <w:noProof/>
                <w:webHidden/>
              </w:rPr>
              <w:fldChar w:fldCharType="begin"/>
            </w:r>
            <w:r w:rsidR="003D252D">
              <w:rPr>
                <w:noProof/>
                <w:webHidden/>
              </w:rPr>
              <w:instrText xml:space="preserve"> PAGEREF _Toc502761916 \h </w:instrText>
            </w:r>
            <w:r w:rsidR="003D252D">
              <w:rPr>
                <w:noProof/>
                <w:webHidden/>
              </w:rPr>
            </w:r>
            <w:r w:rsidR="003D252D">
              <w:rPr>
                <w:noProof/>
                <w:webHidden/>
              </w:rPr>
              <w:fldChar w:fldCharType="separate"/>
            </w:r>
            <w:r w:rsidR="003D252D">
              <w:rPr>
                <w:noProof/>
                <w:webHidden/>
              </w:rPr>
              <w:t>37</w:t>
            </w:r>
            <w:r w:rsidR="003D252D">
              <w:rPr>
                <w:noProof/>
                <w:webHidden/>
              </w:rPr>
              <w:fldChar w:fldCharType="end"/>
            </w:r>
          </w:hyperlink>
        </w:p>
        <w:p w:rsidR="003D252D" w:rsidRDefault="00B0431C" w:rsidP="003D252D">
          <w:pPr>
            <w:pStyle w:val="Verzeichnis1"/>
            <w:rPr>
              <w:noProof/>
            </w:rPr>
          </w:pPr>
          <w:hyperlink w:anchor="_Toc502761917" w:history="1">
            <w:r w:rsidR="003D252D" w:rsidRPr="00870AF9">
              <w:rPr>
                <w:rStyle w:val="Hyperlink"/>
                <w:noProof/>
              </w:rPr>
              <w:t>Zugriff auf Property genau steuern</w:t>
            </w:r>
            <w:r w:rsidR="003D252D">
              <w:rPr>
                <w:noProof/>
                <w:webHidden/>
              </w:rPr>
              <w:tab/>
            </w:r>
            <w:r w:rsidR="003D252D">
              <w:rPr>
                <w:noProof/>
                <w:webHidden/>
              </w:rPr>
              <w:fldChar w:fldCharType="begin"/>
            </w:r>
            <w:r w:rsidR="003D252D">
              <w:rPr>
                <w:noProof/>
                <w:webHidden/>
              </w:rPr>
              <w:instrText xml:space="preserve"> PAGEREF _Toc502761917 \h </w:instrText>
            </w:r>
            <w:r w:rsidR="003D252D">
              <w:rPr>
                <w:noProof/>
                <w:webHidden/>
              </w:rPr>
            </w:r>
            <w:r w:rsidR="003D252D">
              <w:rPr>
                <w:noProof/>
                <w:webHidden/>
              </w:rPr>
              <w:fldChar w:fldCharType="separate"/>
            </w:r>
            <w:r w:rsidR="003D252D">
              <w:rPr>
                <w:noProof/>
                <w:webHidden/>
              </w:rPr>
              <w:t>38</w:t>
            </w:r>
            <w:r w:rsidR="003D252D">
              <w:rPr>
                <w:noProof/>
                <w:webHidden/>
              </w:rPr>
              <w:fldChar w:fldCharType="end"/>
            </w:r>
          </w:hyperlink>
        </w:p>
        <w:p w:rsidR="003D252D" w:rsidRDefault="00B0431C" w:rsidP="003D252D">
          <w:pPr>
            <w:pStyle w:val="Verzeichnis1"/>
            <w:rPr>
              <w:noProof/>
            </w:rPr>
          </w:pPr>
          <w:hyperlink w:anchor="_Toc502761918" w:history="1">
            <w:r w:rsidR="003D252D" w:rsidRPr="00870AF9">
              <w:rPr>
                <w:rStyle w:val="Hyperlink"/>
                <w:noProof/>
              </w:rPr>
              <w:t>Modifier</w:t>
            </w:r>
            <w:r w:rsidR="003D252D">
              <w:rPr>
                <w:noProof/>
                <w:webHidden/>
              </w:rPr>
              <w:tab/>
            </w:r>
            <w:r w:rsidR="003D252D">
              <w:rPr>
                <w:noProof/>
                <w:webHidden/>
              </w:rPr>
              <w:fldChar w:fldCharType="begin"/>
            </w:r>
            <w:r w:rsidR="003D252D">
              <w:rPr>
                <w:noProof/>
                <w:webHidden/>
              </w:rPr>
              <w:instrText xml:space="preserve"> PAGEREF _Toc502761918 \h </w:instrText>
            </w:r>
            <w:r w:rsidR="003D252D">
              <w:rPr>
                <w:noProof/>
                <w:webHidden/>
              </w:rPr>
            </w:r>
            <w:r w:rsidR="003D252D">
              <w:rPr>
                <w:noProof/>
                <w:webHidden/>
              </w:rPr>
              <w:fldChar w:fldCharType="separate"/>
            </w:r>
            <w:r w:rsidR="003D252D">
              <w:rPr>
                <w:noProof/>
                <w:webHidden/>
              </w:rPr>
              <w:t>39</w:t>
            </w:r>
            <w:r w:rsidR="003D252D">
              <w:rPr>
                <w:noProof/>
                <w:webHidden/>
              </w:rPr>
              <w:fldChar w:fldCharType="end"/>
            </w:r>
          </w:hyperlink>
        </w:p>
        <w:p w:rsidR="003D252D" w:rsidRDefault="00B0431C" w:rsidP="003D252D">
          <w:pPr>
            <w:pStyle w:val="Verzeichnis1"/>
            <w:rPr>
              <w:noProof/>
            </w:rPr>
          </w:pPr>
          <w:hyperlink w:anchor="_Toc502761919" w:history="1">
            <w:r w:rsidR="003D252D" w:rsidRPr="00870AF9">
              <w:rPr>
                <w:rStyle w:val="Hyperlink"/>
                <w:noProof/>
              </w:rPr>
              <w:t>Konstruktoren/Destruktoren</w:t>
            </w:r>
            <w:r w:rsidR="003D252D">
              <w:rPr>
                <w:noProof/>
                <w:webHidden/>
              </w:rPr>
              <w:tab/>
            </w:r>
            <w:r w:rsidR="003D252D">
              <w:rPr>
                <w:noProof/>
                <w:webHidden/>
              </w:rPr>
              <w:fldChar w:fldCharType="begin"/>
            </w:r>
            <w:r w:rsidR="003D252D">
              <w:rPr>
                <w:noProof/>
                <w:webHidden/>
              </w:rPr>
              <w:instrText xml:space="preserve"> PAGEREF _Toc502761919 \h </w:instrText>
            </w:r>
            <w:r w:rsidR="003D252D">
              <w:rPr>
                <w:noProof/>
                <w:webHidden/>
              </w:rPr>
            </w:r>
            <w:r w:rsidR="003D252D">
              <w:rPr>
                <w:noProof/>
                <w:webHidden/>
              </w:rPr>
              <w:fldChar w:fldCharType="separate"/>
            </w:r>
            <w:r w:rsidR="003D252D">
              <w:rPr>
                <w:noProof/>
                <w:webHidden/>
              </w:rPr>
              <w:t>40</w:t>
            </w:r>
            <w:r w:rsidR="003D252D">
              <w:rPr>
                <w:noProof/>
                <w:webHidden/>
              </w:rPr>
              <w:fldChar w:fldCharType="end"/>
            </w:r>
          </w:hyperlink>
        </w:p>
        <w:p w:rsidR="003D252D" w:rsidRDefault="00B0431C" w:rsidP="003D252D">
          <w:pPr>
            <w:pStyle w:val="Verzeichnis1"/>
            <w:rPr>
              <w:noProof/>
            </w:rPr>
          </w:pPr>
          <w:hyperlink w:anchor="_Toc502761920" w:history="1">
            <w:r w:rsidR="003D252D" w:rsidRPr="00870AF9">
              <w:rPr>
                <w:rStyle w:val="Hyperlink"/>
                <w:noProof/>
              </w:rPr>
              <w:t>Statische Member (Methoden/Eigenschaften)</w:t>
            </w:r>
            <w:r w:rsidR="003D252D">
              <w:rPr>
                <w:noProof/>
                <w:webHidden/>
              </w:rPr>
              <w:tab/>
            </w:r>
            <w:r w:rsidR="003D252D">
              <w:rPr>
                <w:noProof/>
                <w:webHidden/>
              </w:rPr>
              <w:fldChar w:fldCharType="begin"/>
            </w:r>
            <w:r w:rsidR="003D252D">
              <w:rPr>
                <w:noProof/>
                <w:webHidden/>
              </w:rPr>
              <w:instrText xml:space="preserve"> PAGEREF _Toc502761920 \h </w:instrText>
            </w:r>
            <w:r w:rsidR="003D252D">
              <w:rPr>
                <w:noProof/>
                <w:webHidden/>
              </w:rPr>
            </w:r>
            <w:r w:rsidR="003D252D">
              <w:rPr>
                <w:noProof/>
                <w:webHidden/>
              </w:rPr>
              <w:fldChar w:fldCharType="separate"/>
            </w:r>
            <w:r w:rsidR="003D252D">
              <w:rPr>
                <w:noProof/>
                <w:webHidden/>
              </w:rPr>
              <w:t>41</w:t>
            </w:r>
            <w:r w:rsidR="003D252D">
              <w:rPr>
                <w:noProof/>
                <w:webHidden/>
              </w:rPr>
              <w:fldChar w:fldCharType="end"/>
            </w:r>
          </w:hyperlink>
        </w:p>
        <w:p w:rsidR="003D252D" w:rsidRDefault="00B0431C" w:rsidP="003D252D">
          <w:pPr>
            <w:pStyle w:val="Verzeichnis1"/>
            <w:rPr>
              <w:noProof/>
            </w:rPr>
          </w:pPr>
          <w:hyperlink w:anchor="_Toc502761921" w:history="1">
            <w:r w:rsidR="003D252D" w:rsidRPr="00870AF9">
              <w:rPr>
                <w:rStyle w:val="Hyperlink"/>
                <w:noProof/>
              </w:rPr>
              <w:t>Fragen</w:t>
            </w:r>
            <w:r w:rsidR="003D252D">
              <w:rPr>
                <w:noProof/>
                <w:webHidden/>
              </w:rPr>
              <w:tab/>
            </w:r>
            <w:r w:rsidR="003D252D">
              <w:rPr>
                <w:noProof/>
                <w:webHidden/>
              </w:rPr>
              <w:fldChar w:fldCharType="begin"/>
            </w:r>
            <w:r w:rsidR="003D252D">
              <w:rPr>
                <w:noProof/>
                <w:webHidden/>
              </w:rPr>
              <w:instrText xml:space="preserve"> PAGEREF _Toc502761921 \h </w:instrText>
            </w:r>
            <w:r w:rsidR="003D252D">
              <w:rPr>
                <w:noProof/>
                <w:webHidden/>
              </w:rPr>
            </w:r>
            <w:r w:rsidR="003D252D">
              <w:rPr>
                <w:noProof/>
                <w:webHidden/>
              </w:rPr>
              <w:fldChar w:fldCharType="separate"/>
            </w:r>
            <w:r w:rsidR="003D252D">
              <w:rPr>
                <w:noProof/>
                <w:webHidden/>
              </w:rPr>
              <w:t>42</w:t>
            </w:r>
            <w:r w:rsidR="003D252D">
              <w:rPr>
                <w:noProof/>
                <w:webHidden/>
              </w:rPr>
              <w:fldChar w:fldCharType="end"/>
            </w:r>
          </w:hyperlink>
        </w:p>
        <w:p w:rsidR="003D252D" w:rsidRDefault="003D252D" w:rsidP="003D252D">
          <w:pPr>
            <w:pStyle w:val="Verzeichnis1"/>
            <w:rPr>
              <w:rStyle w:val="Hyperlink"/>
              <w:noProof/>
            </w:rPr>
          </w:pPr>
        </w:p>
        <w:p w:rsidR="003D252D" w:rsidRPr="003D252D" w:rsidRDefault="00B0431C" w:rsidP="003D252D">
          <w:pPr>
            <w:pStyle w:val="Verzeichnis1"/>
            <w:rPr>
              <w:rStyle w:val="Fett"/>
            </w:rPr>
          </w:pPr>
          <w:hyperlink w:anchor="_Toc502761922" w:history="1">
            <w:r w:rsidR="003D252D" w:rsidRPr="003D252D">
              <w:rPr>
                <w:rStyle w:val="Fett"/>
              </w:rPr>
              <w:t>Vererbung</w:t>
            </w:r>
            <w:r w:rsidR="003D252D" w:rsidRPr="003D252D">
              <w:rPr>
                <w:rStyle w:val="Fett"/>
                <w:webHidden/>
              </w:rPr>
              <w:tab/>
            </w:r>
            <w:r w:rsidR="003D252D" w:rsidRPr="003D252D">
              <w:rPr>
                <w:rStyle w:val="Fett"/>
                <w:webHidden/>
              </w:rPr>
              <w:fldChar w:fldCharType="begin"/>
            </w:r>
            <w:r w:rsidR="003D252D" w:rsidRPr="003D252D">
              <w:rPr>
                <w:rStyle w:val="Fett"/>
                <w:webHidden/>
              </w:rPr>
              <w:instrText xml:space="preserve"> PAGEREF _Toc502761922 \h </w:instrText>
            </w:r>
            <w:r w:rsidR="003D252D" w:rsidRPr="003D252D">
              <w:rPr>
                <w:rStyle w:val="Fett"/>
                <w:webHidden/>
              </w:rPr>
            </w:r>
            <w:r w:rsidR="003D252D" w:rsidRPr="003D252D">
              <w:rPr>
                <w:rStyle w:val="Fett"/>
                <w:webHidden/>
              </w:rPr>
              <w:fldChar w:fldCharType="separate"/>
            </w:r>
            <w:r w:rsidR="003D252D" w:rsidRPr="003D252D">
              <w:rPr>
                <w:rStyle w:val="Fett"/>
                <w:webHidden/>
              </w:rPr>
              <w:t>43</w:t>
            </w:r>
            <w:r w:rsidR="003D252D" w:rsidRPr="003D252D">
              <w:rPr>
                <w:rStyle w:val="Fett"/>
                <w:webHidden/>
              </w:rPr>
              <w:fldChar w:fldCharType="end"/>
            </w:r>
          </w:hyperlink>
        </w:p>
        <w:p w:rsidR="003D252D" w:rsidRDefault="00B0431C" w:rsidP="003D252D">
          <w:pPr>
            <w:pStyle w:val="Verzeichnis1"/>
            <w:rPr>
              <w:noProof/>
            </w:rPr>
          </w:pPr>
          <w:hyperlink w:anchor="_Toc502761923" w:history="1">
            <w:r w:rsidR="003D252D" w:rsidRPr="00870AF9">
              <w:rPr>
                <w:rStyle w:val="Hyperlink"/>
                <w:noProof/>
              </w:rPr>
              <w:t>Vererbung von Klassen</w:t>
            </w:r>
            <w:r w:rsidR="003D252D">
              <w:rPr>
                <w:noProof/>
                <w:webHidden/>
              </w:rPr>
              <w:tab/>
            </w:r>
            <w:r w:rsidR="003D252D">
              <w:rPr>
                <w:noProof/>
                <w:webHidden/>
              </w:rPr>
              <w:fldChar w:fldCharType="begin"/>
            </w:r>
            <w:r w:rsidR="003D252D">
              <w:rPr>
                <w:noProof/>
                <w:webHidden/>
              </w:rPr>
              <w:instrText xml:space="preserve"> PAGEREF _Toc502761923 \h </w:instrText>
            </w:r>
            <w:r w:rsidR="003D252D">
              <w:rPr>
                <w:noProof/>
                <w:webHidden/>
              </w:rPr>
            </w:r>
            <w:r w:rsidR="003D252D">
              <w:rPr>
                <w:noProof/>
                <w:webHidden/>
              </w:rPr>
              <w:fldChar w:fldCharType="separate"/>
            </w:r>
            <w:r w:rsidR="003D252D">
              <w:rPr>
                <w:noProof/>
                <w:webHidden/>
              </w:rPr>
              <w:t>44</w:t>
            </w:r>
            <w:r w:rsidR="003D252D">
              <w:rPr>
                <w:noProof/>
                <w:webHidden/>
              </w:rPr>
              <w:fldChar w:fldCharType="end"/>
            </w:r>
          </w:hyperlink>
        </w:p>
        <w:p w:rsidR="003D252D" w:rsidRDefault="00B0431C" w:rsidP="003D252D">
          <w:pPr>
            <w:pStyle w:val="Verzeichnis1"/>
            <w:rPr>
              <w:noProof/>
            </w:rPr>
          </w:pPr>
          <w:hyperlink w:anchor="_Toc502761924" w:history="1">
            <w:r w:rsidR="003D252D" w:rsidRPr="00870AF9">
              <w:rPr>
                <w:rStyle w:val="Hyperlink"/>
                <w:noProof/>
              </w:rPr>
              <w:t>Konstruktoren in vererbten Klassen</w:t>
            </w:r>
            <w:r w:rsidR="003D252D">
              <w:rPr>
                <w:noProof/>
                <w:webHidden/>
              </w:rPr>
              <w:tab/>
            </w:r>
            <w:r w:rsidR="003D252D">
              <w:rPr>
                <w:noProof/>
                <w:webHidden/>
              </w:rPr>
              <w:fldChar w:fldCharType="begin"/>
            </w:r>
            <w:r w:rsidR="003D252D">
              <w:rPr>
                <w:noProof/>
                <w:webHidden/>
              </w:rPr>
              <w:instrText xml:space="preserve"> PAGEREF _Toc502761924 \h </w:instrText>
            </w:r>
            <w:r w:rsidR="003D252D">
              <w:rPr>
                <w:noProof/>
                <w:webHidden/>
              </w:rPr>
            </w:r>
            <w:r w:rsidR="003D252D">
              <w:rPr>
                <w:noProof/>
                <w:webHidden/>
              </w:rPr>
              <w:fldChar w:fldCharType="separate"/>
            </w:r>
            <w:r w:rsidR="003D252D">
              <w:rPr>
                <w:noProof/>
                <w:webHidden/>
              </w:rPr>
              <w:t>45</w:t>
            </w:r>
            <w:r w:rsidR="003D252D">
              <w:rPr>
                <w:noProof/>
                <w:webHidden/>
              </w:rPr>
              <w:fldChar w:fldCharType="end"/>
            </w:r>
          </w:hyperlink>
        </w:p>
        <w:p w:rsidR="003D252D" w:rsidRDefault="00B0431C" w:rsidP="003D252D">
          <w:pPr>
            <w:pStyle w:val="Verzeichnis1"/>
            <w:rPr>
              <w:noProof/>
            </w:rPr>
          </w:pPr>
          <w:hyperlink w:anchor="_Toc502761925" w:history="1">
            <w:r w:rsidR="003D252D" w:rsidRPr="00870AF9">
              <w:rPr>
                <w:rStyle w:val="Hyperlink"/>
                <w:noProof/>
              </w:rPr>
              <w:t>Virtuelle Methoden</w:t>
            </w:r>
            <w:r w:rsidR="003D252D">
              <w:rPr>
                <w:noProof/>
                <w:webHidden/>
              </w:rPr>
              <w:tab/>
            </w:r>
            <w:r w:rsidR="003D252D">
              <w:rPr>
                <w:noProof/>
                <w:webHidden/>
              </w:rPr>
              <w:fldChar w:fldCharType="begin"/>
            </w:r>
            <w:r w:rsidR="003D252D">
              <w:rPr>
                <w:noProof/>
                <w:webHidden/>
              </w:rPr>
              <w:instrText xml:space="preserve"> PAGEREF _Toc502761925 \h </w:instrText>
            </w:r>
            <w:r w:rsidR="003D252D">
              <w:rPr>
                <w:noProof/>
                <w:webHidden/>
              </w:rPr>
            </w:r>
            <w:r w:rsidR="003D252D">
              <w:rPr>
                <w:noProof/>
                <w:webHidden/>
              </w:rPr>
              <w:fldChar w:fldCharType="separate"/>
            </w:r>
            <w:r w:rsidR="003D252D">
              <w:rPr>
                <w:noProof/>
                <w:webHidden/>
              </w:rPr>
              <w:t>46</w:t>
            </w:r>
            <w:r w:rsidR="003D252D">
              <w:rPr>
                <w:noProof/>
                <w:webHidden/>
              </w:rPr>
              <w:fldChar w:fldCharType="end"/>
            </w:r>
          </w:hyperlink>
        </w:p>
        <w:p w:rsidR="003D252D" w:rsidRDefault="00B0431C" w:rsidP="003D252D">
          <w:pPr>
            <w:pStyle w:val="Verzeichnis1"/>
            <w:rPr>
              <w:noProof/>
            </w:rPr>
          </w:pPr>
          <w:hyperlink w:anchor="_Toc502761926" w:history="1">
            <w:r w:rsidR="003D252D" w:rsidRPr="00870AF9">
              <w:rPr>
                <w:rStyle w:val="Hyperlink"/>
                <w:noProof/>
              </w:rPr>
              <w:t>Abstrakte Methoden und Klassen</w:t>
            </w:r>
            <w:r w:rsidR="003D252D">
              <w:rPr>
                <w:noProof/>
                <w:webHidden/>
              </w:rPr>
              <w:tab/>
            </w:r>
            <w:r w:rsidR="003D252D">
              <w:rPr>
                <w:noProof/>
                <w:webHidden/>
              </w:rPr>
              <w:fldChar w:fldCharType="begin"/>
            </w:r>
            <w:r w:rsidR="003D252D">
              <w:rPr>
                <w:noProof/>
                <w:webHidden/>
              </w:rPr>
              <w:instrText xml:space="preserve"> PAGEREF _Toc502761926 \h </w:instrText>
            </w:r>
            <w:r w:rsidR="003D252D">
              <w:rPr>
                <w:noProof/>
                <w:webHidden/>
              </w:rPr>
            </w:r>
            <w:r w:rsidR="003D252D">
              <w:rPr>
                <w:noProof/>
                <w:webHidden/>
              </w:rPr>
              <w:fldChar w:fldCharType="separate"/>
            </w:r>
            <w:r w:rsidR="003D252D">
              <w:rPr>
                <w:noProof/>
                <w:webHidden/>
              </w:rPr>
              <w:t>47</w:t>
            </w:r>
            <w:r w:rsidR="003D252D">
              <w:rPr>
                <w:noProof/>
                <w:webHidden/>
              </w:rPr>
              <w:fldChar w:fldCharType="end"/>
            </w:r>
          </w:hyperlink>
        </w:p>
        <w:p w:rsidR="003D252D" w:rsidRDefault="00B0431C" w:rsidP="003D252D">
          <w:pPr>
            <w:pStyle w:val="Verzeichnis1"/>
            <w:rPr>
              <w:noProof/>
            </w:rPr>
          </w:pPr>
          <w:hyperlink w:anchor="_Toc502761927" w:history="1">
            <w:r w:rsidR="003D252D" w:rsidRPr="00870AF9">
              <w:rPr>
                <w:rStyle w:val="Hyperlink"/>
                <w:noProof/>
              </w:rPr>
              <w:t>Fragen</w:t>
            </w:r>
            <w:r w:rsidR="003D252D">
              <w:rPr>
                <w:noProof/>
                <w:webHidden/>
              </w:rPr>
              <w:tab/>
            </w:r>
            <w:r w:rsidR="003D252D">
              <w:rPr>
                <w:noProof/>
                <w:webHidden/>
              </w:rPr>
              <w:fldChar w:fldCharType="begin"/>
            </w:r>
            <w:r w:rsidR="003D252D">
              <w:rPr>
                <w:noProof/>
                <w:webHidden/>
              </w:rPr>
              <w:instrText xml:space="preserve"> PAGEREF _Toc502761927 \h </w:instrText>
            </w:r>
            <w:r w:rsidR="003D252D">
              <w:rPr>
                <w:noProof/>
                <w:webHidden/>
              </w:rPr>
            </w:r>
            <w:r w:rsidR="003D252D">
              <w:rPr>
                <w:noProof/>
                <w:webHidden/>
              </w:rPr>
              <w:fldChar w:fldCharType="separate"/>
            </w:r>
            <w:r w:rsidR="003D252D">
              <w:rPr>
                <w:noProof/>
                <w:webHidden/>
              </w:rPr>
              <w:t>48</w:t>
            </w:r>
            <w:r w:rsidR="003D252D">
              <w:rPr>
                <w:noProof/>
                <w:webHidden/>
              </w:rPr>
              <w:fldChar w:fldCharType="end"/>
            </w:r>
          </w:hyperlink>
        </w:p>
        <w:p w:rsidR="003D252D" w:rsidRDefault="003D252D" w:rsidP="003D252D">
          <w:pPr>
            <w:pStyle w:val="Verzeichnis1"/>
            <w:rPr>
              <w:rStyle w:val="Hyperlink"/>
              <w:noProof/>
            </w:rPr>
          </w:pPr>
        </w:p>
        <w:p w:rsidR="003D252D" w:rsidRDefault="00B0431C" w:rsidP="003D252D">
          <w:pPr>
            <w:pStyle w:val="Verzeichnis1"/>
            <w:rPr>
              <w:noProof/>
            </w:rPr>
          </w:pPr>
          <w:hyperlink w:anchor="_Toc502761928" w:history="1">
            <w:r w:rsidR="003D252D" w:rsidRPr="003D252D">
              <w:rPr>
                <w:rStyle w:val="Fett"/>
              </w:rPr>
              <w:t>Polymorphismus</w:t>
            </w:r>
            <w:r w:rsidR="003D252D" w:rsidRPr="003D252D">
              <w:rPr>
                <w:rStyle w:val="Fett"/>
                <w:webHidden/>
              </w:rPr>
              <w:tab/>
            </w:r>
            <w:r w:rsidR="003D252D" w:rsidRPr="003D252D">
              <w:rPr>
                <w:rStyle w:val="Fett"/>
                <w:webHidden/>
              </w:rPr>
              <w:fldChar w:fldCharType="begin"/>
            </w:r>
            <w:r w:rsidR="003D252D" w:rsidRPr="003D252D">
              <w:rPr>
                <w:rStyle w:val="Fett"/>
                <w:webHidden/>
              </w:rPr>
              <w:instrText xml:space="preserve"> PAGEREF _Toc502761928 \h </w:instrText>
            </w:r>
            <w:r w:rsidR="003D252D" w:rsidRPr="003D252D">
              <w:rPr>
                <w:rStyle w:val="Fett"/>
                <w:webHidden/>
              </w:rPr>
            </w:r>
            <w:r w:rsidR="003D252D" w:rsidRPr="003D252D">
              <w:rPr>
                <w:rStyle w:val="Fett"/>
                <w:webHidden/>
              </w:rPr>
              <w:fldChar w:fldCharType="separate"/>
            </w:r>
            <w:r w:rsidR="003D252D" w:rsidRPr="003D252D">
              <w:rPr>
                <w:rStyle w:val="Fett"/>
                <w:webHidden/>
              </w:rPr>
              <w:t>49</w:t>
            </w:r>
            <w:r w:rsidR="003D252D" w:rsidRPr="003D252D">
              <w:rPr>
                <w:rStyle w:val="Fett"/>
                <w:webHidden/>
              </w:rPr>
              <w:fldChar w:fldCharType="end"/>
            </w:r>
          </w:hyperlink>
        </w:p>
        <w:p w:rsidR="003D252D" w:rsidRDefault="00B0431C" w:rsidP="003D252D">
          <w:pPr>
            <w:pStyle w:val="Verzeichnis1"/>
            <w:rPr>
              <w:noProof/>
            </w:rPr>
          </w:pPr>
          <w:hyperlink w:anchor="_Toc502761929" w:history="1">
            <w:r w:rsidR="003D252D" w:rsidRPr="00870AF9">
              <w:rPr>
                <w:rStyle w:val="Hyperlink"/>
                <w:noProof/>
              </w:rPr>
              <w:t>Interfaces</w:t>
            </w:r>
            <w:r w:rsidR="003D252D">
              <w:rPr>
                <w:noProof/>
                <w:webHidden/>
              </w:rPr>
              <w:tab/>
            </w:r>
            <w:r w:rsidR="003D252D">
              <w:rPr>
                <w:noProof/>
                <w:webHidden/>
              </w:rPr>
              <w:fldChar w:fldCharType="begin"/>
            </w:r>
            <w:r w:rsidR="003D252D">
              <w:rPr>
                <w:noProof/>
                <w:webHidden/>
              </w:rPr>
              <w:instrText xml:space="preserve"> PAGEREF _Toc502761929 \h </w:instrText>
            </w:r>
            <w:r w:rsidR="003D252D">
              <w:rPr>
                <w:noProof/>
                <w:webHidden/>
              </w:rPr>
            </w:r>
            <w:r w:rsidR="003D252D">
              <w:rPr>
                <w:noProof/>
                <w:webHidden/>
              </w:rPr>
              <w:fldChar w:fldCharType="separate"/>
            </w:r>
            <w:r w:rsidR="003D252D">
              <w:rPr>
                <w:noProof/>
                <w:webHidden/>
              </w:rPr>
              <w:t>50</w:t>
            </w:r>
            <w:r w:rsidR="003D252D">
              <w:rPr>
                <w:noProof/>
                <w:webHidden/>
              </w:rPr>
              <w:fldChar w:fldCharType="end"/>
            </w:r>
          </w:hyperlink>
        </w:p>
        <w:p w:rsidR="003D252D" w:rsidRDefault="00B0431C" w:rsidP="003D252D">
          <w:pPr>
            <w:pStyle w:val="Verzeichnis1"/>
            <w:rPr>
              <w:noProof/>
            </w:rPr>
          </w:pPr>
          <w:hyperlink w:anchor="_Toc502761930" w:history="1">
            <w:r w:rsidR="003D252D" w:rsidRPr="00870AF9">
              <w:rPr>
                <w:rStyle w:val="Hyperlink"/>
                <w:noProof/>
              </w:rPr>
              <w:t>Interface implementieren</w:t>
            </w:r>
            <w:r w:rsidR="003D252D">
              <w:rPr>
                <w:noProof/>
                <w:webHidden/>
              </w:rPr>
              <w:tab/>
            </w:r>
            <w:r w:rsidR="003D252D">
              <w:rPr>
                <w:noProof/>
                <w:webHidden/>
              </w:rPr>
              <w:fldChar w:fldCharType="begin"/>
            </w:r>
            <w:r w:rsidR="003D252D">
              <w:rPr>
                <w:noProof/>
                <w:webHidden/>
              </w:rPr>
              <w:instrText xml:space="preserve"> PAGEREF _Toc502761930 \h </w:instrText>
            </w:r>
            <w:r w:rsidR="003D252D">
              <w:rPr>
                <w:noProof/>
                <w:webHidden/>
              </w:rPr>
            </w:r>
            <w:r w:rsidR="003D252D">
              <w:rPr>
                <w:noProof/>
                <w:webHidden/>
              </w:rPr>
              <w:fldChar w:fldCharType="separate"/>
            </w:r>
            <w:r w:rsidR="003D252D">
              <w:rPr>
                <w:noProof/>
                <w:webHidden/>
              </w:rPr>
              <w:t>51</w:t>
            </w:r>
            <w:r w:rsidR="003D252D">
              <w:rPr>
                <w:noProof/>
                <w:webHidden/>
              </w:rPr>
              <w:fldChar w:fldCharType="end"/>
            </w:r>
          </w:hyperlink>
        </w:p>
        <w:p w:rsidR="003D252D" w:rsidRDefault="00B0431C" w:rsidP="003D252D">
          <w:pPr>
            <w:pStyle w:val="Verzeichnis1"/>
            <w:rPr>
              <w:noProof/>
            </w:rPr>
          </w:pPr>
          <w:hyperlink w:anchor="_Toc502761931" w:history="1">
            <w:r w:rsidR="003D252D" w:rsidRPr="00870AF9">
              <w:rPr>
                <w:rStyle w:val="Hyperlink"/>
                <w:noProof/>
              </w:rPr>
              <w:t>Polymorphismus</w:t>
            </w:r>
            <w:r w:rsidR="003D252D">
              <w:rPr>
                <w:noProof/>
                <w:webHidden/>
              </w:rPr>
              <w:tab/>
            </w:r>
            <w:r w:rsidR="003D252D">
              <w:rPr>
                <w:noProof/>
                <w:webHidden/>
              </w:rPr>
              <w:fldChar w:fldCharType="begin"/>
            </w:r>
            <w:r w:rsidR="003D252D">
              <w:rPr>
                <w:noProof/>
                <w:webHidden/>
              </w:rPr>
              <w:instrText xml:space="preserve"> PAGEREF _Toc502761931 \h </w:instrText>
            </w:r>
            <w:r w:rsidR="003D252D">
              <w:rPr>
                <w:noProof/>
                <w:webHidden/>
              </w:rPr>
            </w:r>
            <w:r w:rsidR="003D252D">
              <w:rPr>
                <w:noProof/>
                <w:webHidden/>
              </w:rPr>
              <w:fldChar w:fldCharType="separate"/>
            </w:r>
            <w:r w:rsidR="003D252D">
              <w:rPr>
                <w:noProof/>
                <w:webHidden/>
              </w:rPr>
              <w:t>52</w:t>
            </w:r>
            <w:r w:rsidR="003D252D">
              <w:rPr>
                <w:noProof/>
                <w:webHidden/>
              </w:rPr>
              <w:fldChar w:fldCharType="end"/>
            </w:r>
          </w:hyperlink>
        </w:p>
        <w:p w:rsidR="003D252D" w:rsidRDefault="00B0431C" w:rsidP="003D252D">
          <w:pPr>
            <w:pStyle w:val="Verzeichnis1"/>
            <w:rPr>
              <w:noProof/>
            </w:rPr>
          </w:pPr>
          <w:hyperlink w:anchor="_Toc502761932" w:history="1">
            <w:r w:rsidR="003D252D" w:rsidRPr="00870AF9">
              <w:rPr>
                <w:rStyle w:val="Hyperlink"/>
                <w:noProof/>
              </w:rPr>
              <w:t>Unterschied verdeckter und überschriebener Methoden</w:t>
            </w:r>
            <w:r w:rsidR="003D252D">
              <w:rPr>
                <w:noProof/>
                <w:webHidden/>
              </w:rPr>
              <w:tab/>
            </w:r>
            <w:r w:rsidR="003D252D">
              <w:rPr>
                <w:noProof/>
                <w:webHidden/>
              </w:rPr>
              <w:fldChar w:fldCharType="begin"/>
            </w:r>
            <w:r w:rsidR="003D252D">
              <w:rPr>
                <w:noProof/>
                <w:webHidden/>
              </w:rPr>
              <w:instrText xml:space="preserve"> PAGEREF _Toc502761932 \h </w:instrText>
            </w:r>
            <w:r w:rsidR="003D252D">
              <w:rPr>
                <w:noProof/>
                <w:webHidden/>
              </w:rPr>
            </w:r>
            <w:r w:rsidR="003D252D">
              <w:rPr>
                <w:noProof/>
                <w:webHidden/>
              </w:rPr>
              <w:fldChar w:fldCharType="separate"/>
            </w:r>
            <w:r w:rsidR="003D252D">
              <w:rPr>
                <w:noProof/>
                <w:webHidden/>
              </w:rPr>
              <w:t>53</w:t>
            </w:r>
            <w:r w:rsidR="003D252D">
              <w:rPr>
                <w:noProof/>
                <w:webHidden/>
              </w:rPr>
              <w:fldChar w:fldCharType="end"/>
            </w:r>
          </w:hyperlink>
        </w:p>
        <w:p w:rsidR="003D252D" w:rsidRDefault="00B0431C" w:rsidP="003D252D">
          <w:pPr>
            <w:pStyle w:val="Verzeichnis1"/>
            <w:rPr>
              <w:noProof/>
            </w:rPr>
          </w:pPr>
          <w:hyperlink w:anchor="_Toc502761933" w:history="1">
            <w:r w:rsidR="003D252D" w:rsidRPr="00870AF9">
              <w:rPr>
                <w:rStyle w:val="Hyperlink"/>
                <w:noProof/>
              </w:rPr>
              <w:t>Typ eines Objektes prüfen</w:t>
            </w:r>
            <w:r w:rsidR="003D252D">
              <w:rPr>
                <w:noProof/>
                <w:webHidden/>
              </w:rPr>
              <w:tab/>
            </w:r>
            <w:r w:rsidR="003D252D">
              <w:rPr>
                <w:noProof/>
                <w:webHidden/>
              </w:rPr>
              <w:fldChar w:fldCharType="begin"/>
            </w:r>
            <w:r w:rsidR="003D252D">
              <w:rPr>
                <w:noProof/>
                <w:webHidden/>
              </w:rPr>
              <w:instrText xml:space="preserve"> PAGEREF _Toc502761933 \h </w:instrText>
            </w:r>
            <w:r w:rsidR="003D252D">
              <w:rPr>
                <w:noProof/>
                <w:webHidden/>
              </w:rPr>
            </w:r>
            <w:r w:rsidR="003D252D">
              <w:rPr>
                <w:noProof/>
                <w:webHidden/>
              </w:rPr>
              <w:fldChar w:fldCharType="separate"/>
            </w:r>
            <w:r w:rsidR="003D252D">
              <w:rPr>
                <w:noProof/>
                <w:webHidden/>
              </w:rPr>
              <w:t>54</w:t>
            </w:r>
            <w:r w:rsidR="003D252D">
              <w:rPr>
                <w:noProof/>
                <w:webHidden/>
              </w:rPr>
              <w:fldChar w:fldCharType="end"/>
            </w:r>
          </w:hyperlink>
        </w:p>
        <w:p w:rsidR="003D252D" w:rsidRDefault="00B0431C" w:rsidP="003D252D">
          <w:pPr>
            <w:pStyle w:val="Verzeichnis1"/>
            <w:rPr>
              <w:noProof/>
            </w:rPr>
          </w:pPr>
          <w:hyperlink w:anchor="_Toc502761934" w:history="1">
            <w:r w:rsidR="003D252D" w:rsidRPr="00870AF9">
              <w:rPr>
                <w:rStyle w:val="Hyperlink"/>
                <w:noProof/>
              </w:rPr>
              <w:t>Fragen</w:t>
            </w:r>
            <w:r w:rsidR="003D252D">
              <w:rPr>
                <w:noProof/>
                <w:webHidden/>
              </w:rPr>
              <w:tab/>
            </w:r>
            <w:r w:rsidR="003D252D">
              <w:rPr>
                <w:noProof/>
                <w:webHidden/>
              </w:rPr>
              <w:fldChar w:fldCharType="begin"/>
            </w:r>
            <w:r w:rsidR="003D252D">
              <w:rPr>
                <w:noProof/>
                <w:webHidden/>
              </w:rPr>
              <w:instrText xml:space="preserve"> PAGEREF _Toc502761934 \h </w:instrText>
            </w:r>
            <w:r w:rsidR="003D252D">
              <w:rPr>
                <w:noProof/>
                <w:webHidden/>
              </w:rPr>
            </w:r>
            <w:r w:rsidR="003D252D">
              <w:rPr>
                <w:noProof/>
                <w:webHidden/>
              </w:rPr>
              <w:fldChar w:fldCharType="separate"/>
            </w:r>
            <w:r w:rsidR="003D252D">
              <w:rPr>
                <w:noProof/>
                <w:webHidden/>
              </w:rPr>
              <w:t>55</w:t>
            </w:r>
            <w:r w:rsidR="003D252D">
              <w:rPr>
                <w:noProof/>
                <w:webHidden/>
              </w:rPr>
              <w:fldChar w:fldCharType="end"/>
            </w:r>
          </w:hyperlink>
        </w:p>
        <w:p w:rsidR="003D252D" w:rsidRDefault="003D252D" w:rsidP="003D252D">
          <w:pPr>
            <w:pStyle w:val="Verzeichnis1"/>
            <w:rPr>
              <w:rStyle w:val="Hyperlink"/>
              <w:noProof/>
            </w:rPr>
          </w:pPr>
        </w:p>
        <w:p w:rsidR="003D252D" w:rsidRPr="003D252D" w:rsidRDefault="00B0431C" w:rsidP="003D252D">
          <w:pPr>
            <w:pStyle w:val="Verzeichnis1"/>
            <w:rPr>
              <w:rStyle w:val="Fett"/>
            </w:rPr>
          </w:pPr>
          <w:hyperlink w:anchor="_Toc502761935" w:history="1">
            <w:r w:rsidR="003D252D" w:rsidRPr="003D252D">
              <w:rPr>
                <w:rStyle w:val="Fett"/>
              </w:rPr>
              <w:t>Generics</w:t>
            </w:r>
            <w:r w:rsidR="003D252D" w:rsidRPr="003D252D">
              <w:rPr>
                <w:rStyle w:val="Fett"/>
                <w:webHidden/>
              </w:rPr>
              <w:tab/>
            </w:r>
            <w:r w:rsidR="003D252D" w:rsidRPr="003D252D">
              <w:rPr>
                <w:rStyle w:val="Fett"/>
                <w:webHidden/>
              </w:rPr>
              <w:fldChar w:fldCharType="begin"/>
            </w:r>
            <w:r w:rsidR="003D252D" w:rsidRPr="003D252D">
              <w:rPr>
                <w:rStyle w:val="Fett"/>
                <w:webHidden/>
              </w:rPr>
              <w:instrText xml:space="preserve"> PAGEREF _Toc502761935 \h </w:instrText>
            </w:r>
            <w:r w:rsidR="003D252D" w:rsidRPr="003D252D">
              <w:rPr>
                <w:rStyle w:val="Fett"/>
                <w:webHidden/>
              </w:rPr>
            </w:r>
            <w:r w:rsidR="003D252D" w:rsidRPr="003D252D">
              <w:rPr>
                <w:rStyle w:val="Fett"/>
                <w:webHidden/>
              </w:rPr>
              <w:fldChar w:fldCharType="separate"/>
            </w:r>
            <w:r w:rsidR="003D252D" w:rsidRPr="003D252D">
              <w:rPr>
                <w:rStyle w:val="Fett"/>
                <w:webHidden/>
              </w:rPr>
              <w:t>56</w:t>
            </w:r>
            <w:r w:rsidR="003D252D" w:rsidRPr="003D252D">
              <w:rPr>
                <w:rStyle w:val="Fett"/>
                <w:webHidden/>
              </w:rPr>
              <w:fldChar w:fldCharType="end"/>
            </w:r>
          </w:hyperlink>
        </w:p>
        <w:p w:rsidR="003D252D" w:rsidRDefault="00B0431C" w:rsidP="003D252D">
          <w:pPr>
            <w:pStyle w:val="Verzeichnis1"/>
            <w:rPr>
              <w:noProof/>
            </w:rPr>
          </w:pPr>
          <w:hyperlink w:anchor="_Toc502761936" w:history="1">
            <w:r w:rsidR="003D252D" w:rsidRPr="00870AF9">
              <w:rPr>
                <w:rStyle w:val="Hyperlink"/>
                <w:noProof/>
              </w:rPr>
              <w:t>Generische Datentypen</w:t>
            </w:r>
            <w:r w:rsidR="003D252D">
              <w:rPr>
                <w:noProof/>
                <w:webHidden/>
              </w:rPr>
              <w:tab/>
            </w:r>
            <w:r w:rsidR="003D252D">
              <w:rPr>
                <w:noProof/>
                <w:webHidden/>
              </w:rPr>
              <w:fldChar w:fldCharType="begin"/>
            </w:r>
            <w:r w:rsidR="003D252D">
              <w:rPr>
                <w:noProof/>
                <w:webHidden/>
              </w:rPr>
              <w:instrText xml:space="preserve"> PAGEREF _Toc502761936 \h </w:instrText>
            </w:r>
            <w:r w:rsidR="003D252D">
              <w:rPr>
                <w:noProof/>
                <w:webHidden/>
              </w:rPr>
            </w:r>
            <w:r w:rsidR="003D252D">
              <w:rPr>
                <w:noProof/>
                <w:webHidden/>
              </w:rPr>
              <w:fldChar w:fldCharType="separate"/>
            </w:r>
            <w:r w:rsidR="003D252D">
              <w:rPr>
                <w:noProof/>
                <w:webHidden/>
              </w:rPr>
              <w:t>57</w:t>
            </w:r>
            <w:r w:rsidR="003D252D">
              <w:rPr>
                <w:noProof/>
                <w:webHidden/>
              </w:rPr>
              <w:fldChar w:fldCharType="end"/>
            </w:r>
          </w:hyperlink>
        </w:p>
        <w:p w:rsidR="003D252D" w:rsidRDefault="00B0431C" w:rsidP="003D252D">
          <w:pPr>
            <w:pStyle w:val="Verzeichnis1"/>
            <w:rPr>
              <w:noProof/>
            </w:rPr>
          </w:pPr>
          <w:hyperlink w:anchor="_Toc502761937" w:history="1">
            <w:r w:rsidR="003D252D" w:rsidRPr="00870AF9">
              <w:rPr>
                <w:rStyle w:val="Hyperlink"/>
                <w:noProof/>
              </w:rPr>
              <w:t>Spezielle Arten von Listen: Stack</w:t>
            </w:r>
            <w:r w:rsidR="003D252D">
              <w:rPr>
                <w:noProof/>
                <w:webHidden/>
              </w:rPr>
              <w:tab/>
            </w:r>
            <w:r w:rsidR="003D252D">
              <w:rPr>
                <w:noProof/>
                <w:webHidden/>
              </w:rPr>
              <w:fldChar w:fldCharType="begin"/>
            </w:r>
            <w:r w:rsidR="003D252D">
              <w:rPr>
                <w:noProof/>
                <w:webHidden/>
              </w:rPr>
              <w:instrText xml:space="preserve"> PAGEREF _Toc502761937 \h </w:instrText>
            </w:r>
            <w:r w:rsidR="003D252D">
              <w:rPr>
                <w:noProof/>
                <w:webHidden/>
              </w:rPr>
            </w:r>
            <w:r w:rsidR="003D252D">
              <w:rPr>
                <w:noProof/>
                <w:webHidden/>
              </w:rPr>
              <w:fldChar w:fldCharType="separate"/>
            </w:r>
            <w:r w:rsidR="003D252D">
              <w:rPr>
                <w:noProof/>
                <w:webHidden/>
              </w:rPr>
              <w:t>58</w:t>
            </w:r>
            <w:r w:rsidR="003D252D">
              <w:rPr>
                <w:noProof/>
                <w:webHidden/>
              </w:rPr>
              <w:fldChar w:fldCharType="end"/>
            </w:r>
          </w:hyperlink>
        </w:p>
        <w:p w:rsidR="003D252D" w:rsidRDefault="00B0431C" w:rsidP="003D252D">
          <w:pPr>
            <w:pStyle w:val="Verzeichnis1"/>
            <w:rPr>
              <w:noProof/>
            </w:rPr>
          </w:pPr>
          <w:hyperlink w:anchor="_Toc502761938" w:history="1">
            <w:r w:rsidR="003D252D" w:rsidRPr="00870AF9">
              <w:rPr>
                <w:rStyle w:val="Hyperlink"/>
                <w:noProof/>
              </w:rPr>
              <w:t>Spezielle Arten von Listen: Queue</w:t>
            </w:r>
            <w:r w:rsidR="003D252D">
              <w:rPr>
                <w:noProof/>
                <w:webHidden/>
              </w:rPr>
              <w:tab/>
            </w:r>
            <w:r w:rsidR="003D252D">
              <w:rPr>
                <w:noProof/>
                <w:webHidden/>
              </w:rPr>
              <w:fldChar w:fldCharType="begin"/>
            </w:r>
            <w:r w:rsidR="003D252D">
              <w:rPr>
                <w:noProof/>
                <w:webHidden/>
              </w:rPr>
              <w:instrText xml:space="preserve"> PAGEREF _Toc502761938 \h </w:instrText>
            </w:r>
            <w:r w:rsidR="003D252D">
              <w:rPr>
                <w:noProof/>
                <w:webHidden/>
              </w:rPr>
            </w:r>
            <w:r w:rsidR="003D252D">
              <w:rPr>
                <w:noProof/>
                <w:webHidden/>
              </w:rPr>
              <w:fldChar w:fldCharType="separate"/>
            </w:r>
            <w:r w:rsidR="003D252D">
              <w:rPr>
                <w:noProof/>
                <w:webHidden/>
              </w:rPr>
              <w:t>59</w:t>
            </w:r>
            <w:r w:rsidR="003D252D">
              <w:rPr>
                <w:noProof/>
                <w:webHidden/>
              </w:rPr>
              <w:fldChar w:fldCharType="end"/>
            </w:r>
          </w:hyperlink>
        </w:p>
        <w:p w:rsidR="003D252D" w:rsidRDefault="00B0431C" w:rsidP="003D252D">
          <w:pPr>
            <w:pStyle w:val="Verzeichnis1"/>
            <w:rPr>
              <w:noProof/>
            </w:rPr>
          </w:pPr>
          <w:hyperlink w:anchor="_Toc502761939" w:history="1">
            <w:r w:rsidR="003D252D" w:rsidRPr="00870AF9">
              <w:rPr>
                <w:rStyle w:val="Hyperlink"/>
                <w:noProof/>
              </w:rPr>
              <w:t>Spezielle Arten von Listen: Dictionary</w:t>
            </w:r>
            <w:r w:rsidR="003D252D">
              <w:rPr>
                <w:noProof/>
                <w:webHidden/>
              </w:rPr>
              <w:tab/>
            </w:r>
            <w:r w:rsidR="003D252D">
              <w:rPr>
                <w:noProof/>
                <w:webHidden/>
              </w:rPr>
              <w:fldChar w:fldCharType="begin"/>
            </w:r>
            <w:r w:rsidR="003D252D">
              <w:rPr>
                <w:noProof/>
                <w:webHidden/>
              </w:rPr>
              <w:instrText xml:space="preserve"> PAGEREF _Toc502761939 \h </w:instrText>
            </w:r>
            <w:r w:rsidR="003D252D">
              <w:rPr>
                <w:noProof/>
                <w:webHidden/>
              </w:rPr>
            </w:r>
            <w:r w:rsidR="003D252D">
              <w:rPr>
                <w:noProof/>
                <w:webHidden/>
              </w:rPr>
              <w:fldChar w:fldCharType="separate"/>
            </w:r>
            <w:r w:rsidR="003D252D">
              <w:rPr>
                <w:noProof/>
                <w:webHidden/>
              </w:rPr>
              <w:t>60</w:t>
            </w:r>
            <w:r w:rsidR="003D252D">
              <w:rPr>
                <w:noProof/>
                <w:webHidden/>
              </w:rPr>
              <w:fldChar w:fldCharType="end"/>
            </w:r>
          </w:hyperlink>
        </w:p>
        <w:p w:rsidR="003D252D" w:rsidRDefault="00B0431C" w:rsidP="003D252D">
          <w:pPr>
            <w:pStyle w:val="Verzeichnis1"/>
            <w:rPr>
              <w:noProof/>
            </w:rPr>
          </w:pPr>
          <w:hyperlink w:anchor="_Toc502761940" w:history="1">
            <w:r w:rsidR="003D252D" w:rsidRPr="00870AF9">
              <w:rPr>
                <w:rStyle w:val="Hyperlink"/>
                <w:noProof/>
              </w:rPr>
              <w:t>Spezielle Arten von Listen: Hashtable</w:t>
            </w:r>
            <w:r w:rsidR="003D252D">
              <w:rPr>
                <w:noProof/>
                <w:webHidden/>
              </w:rPr>
              <w:tab/>
            </w:r>
            <w:r w:rsidR="003D252D">
              <w:rPr>
                <w:noProof/>
                <w:webHidden/>
              </w:rPr>
              <w:fldChar w:fldCharType="begin"/>
            </w:r>
            <w:r w:rsidR="003D252D">
              <w:rPr>
                <w:noProof/>
                <w:webHidden/>
              </w:rPr>
              <w:instrText xml:space="preserve"> PAGEREF _Toc502761940 \h </w:instrText>
            </w:r>
            <w:r w:rsidR="003D252D">
              <w:rPr>
                <w:noProof/>
                <w:webHidden/>
              </w:rPr>
            </w:r>
            <w:r w:rsidR="003D252D">
              <w:rPr>
                <w:noProof/>
                <w:webHidden/>
              </w:rPr>
              <w:fldChar w:fldCharType="separate"/>
            </w:r>
            <w:r w:rsidR="003D252D">
              <w:rPr>
                <w:noProof/>
                <w:webHidden/>
              </w:rPr>
              <w:t>61</w:t>
            </w:r>
            <w:r w:rsidR="003D252D">
              <w:rPr>
                <w:noProof/>
                <w:webHidden/>
              </w:rPr>
              <w:fldChar w:fldCharType="end"/>
            </w:r>
          </w:hyperlink>
        </w:p>
        <w:p w:rsidR="003D252D" w:rsidRDefault="00B0431C" w:rsidP="003D252D">
          <w:pPr>
            <w:pStyle w:val="Verzeichnis1"/>
            <w:rPr>
              <w:noProof/>
            </w:rPr>
          </w:pPr>
          <w:hyperlink w:anchor="_Toc502761941" w:history="1">
            <w:r w:rsidR="003D252D" w:rsidRPr="00870AF9">
              <w:rPr>
                <w:rStyle w:val="Hyperlink"/>
                <w:noProof/>
              </w:rPr>
              <w:t>Kopie eines Objektes erstellen: Kopierkonstruktor</w:t>
            </w:r>
            <w:r w:rsidR="003D252D">
              <w:rPr>
                <w:noProof/>
                <w:webHidden/>
              </w:rPr>
              <w:tab/>
            </w:r>
            <w:r w:rsidR="003D252D">
              <w:rPr>
                <w:noProof/>
                <w:webHidden/>
              </w:rPr>
              <w:fldChar w:fldCharType="begin"/>
            </w:r>
            <w:r w:rsidR="003D252D">
              <w:rPr>
                <w:noProof/>
                <w:webHidden/>
              </w:rPr>
              <w:instrText xml:space="preserve"> PAGEREF _Toc502761941 \h </w:instrText>
            </w:r>
            <w:r w:rsidR="003D252D">
              <w:rPr>
                <w:noProof/>
                <w:webHidden/>
              </w:rPr>
            </w:r>
            <w:r w:rsidR="003D252D">
              <w:rPr>
                <w:noProof/>
                <w:webHidden/>
              </w:rPr>
              <w:fldChar w:fldCharType="separate"/>
            </w:r>
            <w:r w:rsidR="003D252D">
              <w:rPr>
                <w:noProof/>
                <w:webHidden/>
              </w:rPr>
              <w:t>62</w:t>
            </w:r>
            <w:r w:rsidR="003D252D">
              <w:rPr>
                <w:noProof/>
                <w:webHidden/>
              </w:rPr>
              <w:fldChar w:fldCharType="end"/>
            </w:r>
          </w:hyperlink>
        </w:p>
        <w:p w:rsidR="003D252D" w:rsidRDefault="00B0431C" w:rsidP="003D252D">
          <w:pPr>
            <w:pStyle w:val="Verzeichnis1"/>
            <w:rPr>
              <w:noProof/>
            </w:rPr>
          </w:pPr>
          <w:hyperlink w:anchor="_Toc502761942" w:history="1">
            <w:r w:rsidR="003D252D" w:rsidRPr="00870AF9">
              <w:rPr>
                <w:rStyle w:val="Hyperlink"/>
                <w:noProof/>
              </w:rPr>
              <w:t>Kopie eines Objektes erstellen: Clone-Funktion</w:t>
            </w:r>
            <w:r w:rsidR="003D252D">
              <w:rPr>
                <w:noProof/>
                <w:webHidden/>
              </w:rPr>
              <w:tab/>
            </w:r>
            <w:r w:rsidR="003D252D">
              <w:rPr>
                <w:noProof/>
                <w:webHidden/>
              </w:rPr>
              <w:fldChar w:fldCharType="begin"/>
            </w:r>
            <w:r w:rsidR="003D252D">
              <w:rPr>
                <w:noProof/>
                <w:webHidden/>
              </w:rPr>
              <w:instrText xml:space="preserve"> PAGEREF _Toc502761942 \h </w:instrText>
            </w:r>
            <w:r w:rsidR="003D252D">
              <w:rPr>
                <w:noProof/>
                <w:webHidden/>
              </w:rPr>
            </w:r>
            <w:r w:rsidR="003D252D">
              <w:rPr>
                <w:noProof/>
                <w:webHidden/>
              </w:rPr>
              <w:fldChar w:fldCharType="separate"/>
            </w:r>
            <w:r w:rsidR="003D252D">
              <w:rPr>
                <w:noProof/>
                <w:webHidden/>
              </w:rPr>
              <w:t>63</w:t>
            </w:r>
            <w:r w:rsidR="003D252D">
              <w:rPr>
                <w:noProof/>
                <w:webHidden/>
              </w:rPr>
              <w:fldChar w:fldCharType="end"/>
            </w:r>
          </w:hyperlink>
        </w:p>
        <w:p w:rsidR="003D252D" w:rsidRDefault="00B0431C" w:rsidP="003D252D">
          <w:pPr>
            <w:pStyle w:val="Verzeichnis1"/>
            <w:rPr>
              <w:noProof/>
            </w:rPr>
          </w:pPr>
          <w:hyperlink w:anchor="_Toc502761943" w:history="1">
            <w:r w:rsidR="003D252D" w:rsidRPr="00870AF9">
              <w:rPr>
                <w:rStyle w:val="Hyperlink"/>
                <w:noProof/>
              </w:rPr>
              <w:t>Fragen</w:t>
            </w:r>
            <w:r w:rsidR="003D252D">
              <w:rPr>
                <w:noProof/>
                <w:webHidden/>
              </w:rPr>
              <w:tab/>
            </w:r>
            <w:r w:rsidR="003D252D">
              <w:rPr>
                <w:noProof/>
                <w:webHidden/>
              </w:rPr>
              <w:fldChar w:fldCharType="begin"/>
            </w:r>
            <w:r w:rsidR="003D252D">
              <w:rPr>
                <w:noProof/>
                <w:webHidden/>
              </w:rPr>
              <w:instrText xml:space="preserve"> PAGEREF _Toc502761943 \h </w:instrText>
            </w:r>
            <w:r w:rsidR="003D252D">
              <w:rPr>
                <w:noProof/>
                <w:webHidden/>
              </w:rPr>
            </w:r>
            <w:r w:rsidR="003D252D">
              <w:rPr>
                <w:noProof/>
                <w:webHidden/>
              </w:rPr>
              <w:fldChar w:fldCharType="separate"/>
            </w:r>
            <w:r w:rsidR="003D252D">
              <w:rPr>
                <w:noProof/>
                <w:webHidden/>
              </w:rPr>
              <w:t>64</w:t>
            </w:r>
            <w:r w:rsidR="003D252D">
              <w:rPr>
                <w:noProof/>
                <w:webHidden/>
              </w:rPr>
              <w:fldChar w:fldCharType="end"/>
            </w:r>
          </w:hyperlink>
        </w:p>
        <w:p w:rsidR="003D252D" w:rsidRDefault="003D252D" w:rsidP="003D252D">
          <w:pPr>
            <w:pStyle w:val="Verzeichnis1"/>
            <w:rPr>
              <w:rStyle w:val="Hyperlink"/>
              <w:noProof/>
            </w:rPr>
          </w:pPr>
        </w:p>
        <w:p w:rsidR="00975046" w:rsidRPr="00975046" w:rsidRDefault="00975046" w:rsidP="00975046"/>
        <w:p w:rsidR="003D252D" w:rsidRDefault="00B0431C" w:rsidP="003D252D">
          <w:pPr>
            <w:pStyle w:val="Verzeichnis1"/>
            <w:rPr>
              <w:noProof/>
            </w:rPr>
          </w:pPr>
          <w:hyperlink w:anchor="_Toc502761944" w:history="1">
            <w:r w:rsidR="003D252D" w:rsidRPr="003D252D">
              <w:rPr>
                <w:rStyle w:val="Fett"/>
              </w:rPr>
              <w:t>Delegates</w:t>
            </w:r>
            <w:r w:rsidR="003D252D" w:rsidRPr="003D252D">
              <w:rPr>
                <w:rStyle w:val="Fett"/>
                <w:webHidden/>
              </w:rPr>
              <w:tab/>
            </w:r>
            <w:r w:rsidR="003D252D" w:rsidRPr="003D252D">
              <w:rPr>
                <w:rStyle w:val="Fett"/>
                <w:webHidden/>
              </w:rPr>
              <w:fldChar w:fldCharType="begin"/>
            </w:r>
            <w:r w:rsidR="003D252D" w:rsidRPr="003D252D">
              <w:rPr>
                <w:rStyle w:val="Fett"/>
                <w:webHidden/>
              </w:rPr>
              <w:instrText xml:space="preserve"> PAGEREF _Toc502761944 \h </w:instrText>
            </w:r>
            <w:r w:rsidR="003D252D" w:rsidRPr="003D252D">
              <w:rPr>
                <w:rStyle w:val="Fett"/>
                <w:webHidden/>
              </w:rPr>
            </w:r>
            <w:r w:rsidR="003D252D" w:rsidRPr="003D252D">
              <w:rPr>
                <w:rStyle w:val="Fett"/>
                <w:webHidden/>
              </w:rPr>
              <w:fldChar w:fldCharType="separate"/>
            </w:r>
            <w:r w:rsidR="003D252D" w:rsidRPr="003D252D">
              <w:rPr>
                <w:rStyle w:val="Fett"/>
                <w:webHidden/>
              </w:rPr>
              <w:t>65</w:t>
            </w:r>
            <w:r w:rsidR="003D252D" w:rsidRPr="003D252D">
              <w:rPr>
                <w:rStyle w:val="Fett"/>
                <w:webHidden/>
              </w:rPr>
              <w:fldChar w:fldCharType="end"/>
            </w:r>
          </w:hyperlink>
        </w:p>
        <w:p w:rsidR="003D252D" w:rsidRDefault="00B0431C" w:rsidP="003D252D">
          <w:pPr>
            <w:pStyle w:val="Verzeichnis1"/>
            <w:rPr>
              <w:noProof/>
            </w:rPr>
          </w:pPr>
          <w:hyperlink w:anchor="_Toc502761946" w:history="1">
            <w:r w:rsidR="003D252D" w:rsidRPr="00870AF9">
              <w:rPr>
                <w:rStyle w:val="Hyperlink"/>
                <w:noProof/>
              </w:rPr>
              <w:t>Vordefinierte Delegate-Typen</w:t>
            </w:r>
            <w:r w:rsidR="003D252D">
              <w:rPr>
                <w:noProof/>
                <w:webHidden/>
              </w:rPr>
              <w:tab/>
            </w:r>
            <w:r w:rsidR="003D252D">
              <w:rPr>
                <w:noProof/>
                <w:webHidden/>
              </w:rPr>
              <w:fldChar w:fldCharType="begin"/>
            </w:r>
            <w:r w:rsidR="003D252D">
              <w:rPr>
                <w:noProof/>
                <w:webHidden/>
              </w:rPr>
              <w:instrText xml:space="preserve"> PAGEREF _Toc502761946 \h </w:instrText>
            </w:r>
            <w:r w:rsidR="003D252D">
              <w:rPr>
                <w:noProof/>
                <w:webHidden/>
              </w:rPr>
            </w:r>
            <w:r w:rsidR="003D252D">
              <w:rPr>
                <w:noProof/>
                <w:webHidden/>
              </w:rPr>
              <w:fldChar w:fldCharType="separate"/>
            </w:r>
            <w:r w:rsidR="003D252D">
              <w:rPr>
                <w:noProof/>
                <w:webHidden/>
              </w:rPr>
              <w:t>67</w:t>
            </w:r>
            <w:r w:rsidR="003D252D">
              <w:rPr>
                <w:noProof/>
                <w:webHidden/>
              </w:rPr>
              <w:fldChar w:fldCharType="end"/>
            </w:r>
          </w:hyperlink>
        </w:p>
        <w:p w:rsidR="003D252D" w:rsidRDefault="00B0431C" w:rsidP="003D252D">
          <w:pPr>
            <w:pStyle w:val="Verzeichnis1"/>
            <w:rPr>
              <w:noProof/>
            </w:rPr>
          </w:pPr>
          <w:hyperlink w:anchor="_Toc502761947" w:history="1">
            <w:r w:rsidR="003D252D" w:rsidRPr="00870AF9">
              <w:rPr>
                <w:rStyle w:val="Hyperlink"/>
                <w:noProof/>
              </w:rPr>
              <w:t>Anonyme Methoden</w:t>
            </w:r>
            <w:r w:rsidR="003D252D">
              <w:rPr>
                <w:noProof/>
                <w:webHidden/>
              </w:rPr>
              <w:tab/>
            </w:r>
            <w:r w:rsidR="003D252D">
              <w:rPr>
                <w:noProof/>
                <w:webHidden/>
              </w:rPr>
              <w:fldChar w:fldCharType="begin"/>
            </w:r>
            <w:r w:rsidR="003D252D">
              <w:rPr>
                <w:noProof/>
                <w:webHidden/>
              </w:rPr>
              <w:instrText xml:space="preserve"> PAGEREF _Toc502761947 \h </w:instrText>
            </w:r>
            <w:r w:rsidR="003D252D">
              <w:rPr>
                <w:noProof/>
                <w:webHidden/>
              </w:rPr>
            </w:r>
            <w:r w:rsidR="003D252D">
              <w:rPr>
                <w:noProof/>
                <w:webHidden/>
              </w:rPr>
              <w:fldChar w:fldCharType="separate"/>
            </w:r>
            <w:r w:rsidR="003D252D">
              <w:rPr>
                <w:noProof/>
                <w:webHidden/>
              </w:rPr>
              <w:t>68</w:t>
            </w:r>
            <w:r w:rsidR="003D252D">
              <w:rPr>
                <w:noProof/>
                <w:webHidden/>
              </w:rPr>
              <w:fldChar w:fldCharType="end"/>
            </w:r>
          </w:hyperlink>
        </w:p>
        <w:p w:rsidR="003D252D" w:rsidRDefault="00B0431C" w:rsidP="003D252D">
          <w:pPr>
            <w:pStyle w:val="Verzeichnis1"/>
            <w:rPr>
              <w:noProof/>
            </w:rPr>
          </w:pPr>
          <w:hyperlink w:anchor="_Toc502761948" w:history="1">
            <w:r w:rsidR="003D252D" w:rsidRPr="00870AF9">
              <w:rPr>
                <w:rStyle w:val="Hyperlink"/>
                <w:noProof/>
              </w:rPr>
              <w:t>EventHandler definieren</w:t>
            </w:r>
            <w:r w:rsidR="003D252D">
              <w:rPr>
                <w:noProof/>
                <w:webHidden/>
              </w:rPr>
              <w:tab/>
            </w:r>
            <w:r w:rsidR="003D252D">
              <w:rPr>
                <w:noProof/>
                <w:webHidden/>
              </w:rPr>
              <w:fldChar w:fldCharType="begin"/>
            </w:r>
            <w:r w:rsidR="003D252D">
              <w:rPr>
                <w:noProof/>
                <w:webHidden/>
              </w:rPr>
              <w:instrText xml:space="preserve"> PAGEREF _Toc502761948 \h </w:instrText>
            </w:r>
            <w:r w:rsidR="003D252D">
              <w:rPr>
                <w:noProof/>
                <w:webHidden/>
              </w:rPr>
            </w:r>
            <w:r w:rsidR="003D252D">
              <w:rPr>
                <w:noProof/>
                <w:webHidden/>
              </w:rPr>
              <w:fldChar w:fldCharType="separate"/>
            </w:r>
            <w:r w:rsidR="003D252D">
              <w:rPr>
                <w:noProof/>
                <w:webHidden/>
              </w:rPr>
              <w:t>69</w:t>
            </w:r>
            <w:r w:rsidR="003D252D">
              <w:rPr>
                <w:noProof/>
                <w:webHidden/>
              </w:rPr>
              <w:fldChar w:fldCharType="end"/>
            </w:r>
          </w:hyperlink>
        </w:p>
        <w:p w:rsidR="003D252D" w:rsidRDefault="00B0431C" w:rsidP="003D252D">
          <w:pPr>
            <w:pStyle w:val="Verzeichnis1"/>
            <w:rPr>
              <w:noProof/>
            </w:rPr>
          </w:pPr>
          <w:hyperlink w:anchor="_Toc502761949" w:history="1">
            <w:r w:rsidR="003D252D" w:rsidRPr="00870AF9">
              <w:rPr>
                <w:rStyle w:val="Hyperlink"/>
                <w:noProof/>
              </w:rPr>
              <w:t>Timer verwenden</w:t>
            </w:r>
            <w:r w:rsidR="003D252D">
              <w:rPr>
                <w:noProof/>
                <w:webHidden/>
              </w:rPr>
              <w:tab/>
            </w:r>
            <w:r w:rsidR="003D252D">
              <w:rPr>
                <w:noProof/>
                <w:webHidden/>
              </w:rPr>
              <w:fldChar w:fldCharType="begin"/>
            </w:r>
            <w:r w:rsidR="003D252D">
              <w:rPr>
                <w:noProof/>
                <w:webHidden/>
              </w:rPr>
              <w:instrText xml:space="preserve"> PAGEREF _Toc502761949 \h </w:instrText>
            </w:r>
            <w:r w:rsidR="003D252D">
              <w:rPr>
                <w:noProof/>
                <w:webHidden/>
              </w:rPr>
            </w:r>
            <w:r w:rsidR="003D252D">
              <w:rPr>
                <w:noProof/>
                <w:webHidden/>
              </w:rPr>
              <w:fldChar w:fldCharType="separate"/>
            </w:r>
            <w:r w:rsidR="003D252D">
              <w:rPr>
                <w:noProof/>
                <w:webHidden/>
              </w:rPr>
              <w:t>70</w:t>
            </w:r>
            <w:r w:rsidR="003D252D">
              <w:rPr>
                <w:noProof/>
                <w:webHidden/>
              </w:rPr>
              <w:fldChar w:fldCharType="end"/>
            </w:r>
          </w:hyperlink>
        </w:p>
        <w:p w:rsidR="003D252D" w:rsidRDefault="00B0431C" w:rsidP="003D252D">
          <w:pPr>
            <w:pStyle w:val="Verzeichnis1"/>
            <w:rPr>
              <w:noProof/>
            </w:rPr>
          </w:pPr>
          <w:hyperlink w:anchor="_Toc502761950" w:history="1">
            <w:r w:rsidR="003D252D" w:rsidRPr="00870AF9">
              <w:rPr>
                <w:rStyle w:val="Hyperlink"/>
                <w:noProof/>
              </w:rPr>
              <w:t>Events am Beispiel von WindowsForms</w:t>
            </w:r>
            <w:r w:rsidR="003D252D">
              <w:rPr>
                <w:noProof/>
                <w:webHidden/>
              </w:rPr>
              <w:tab/>
            </w:r>
            <w:r w:rsidR="003D252D">
              <w:rPr>
                <w:noProof/>
                <w:webHidden/>
              </w:rPr>
              <w:fldChar w:fldCharType="begin"/>
            </w:r>
            <w:r w:rsidR="003D252D">
              <w:rPr>
                <w:noProof/>
                <w:webHidden/>
              </w:rPr>
              <w:instrText xml:space="preserve"> PAGEREF _Toc502761950 \h </w:instrText>
            </w:r>
            <w:r w:rsidR="003D252D">
              <w:rPr>
                <w:noProof/>
                <w:webHidden/>
              </w:rPr>
            </w:r>
            <w:r w:rsidR="003D252D">
              <w:rPr>
                <w:noProof/>
                <w:webHidden/>
              </w:rPr>
              <w:fldChar w:fldCharType="separate"/>
            </w:r>
            <w:r w:rsidR="003D252D">
              <w:rPr>
                <w:noProof/>
                <w:webHidden/>
              </w:rPr>
              <w:t>71</w:t>
            </w:r>
            <w:r w:rsidR="003D252D">
              <w:rPr>
                <w:noProof/>
                <w:webHidden/>
              </w:rPr>
              <w:fldChar w:fldCharType="end"/>
            </w:r>
          </w:hyperlink>
        </w:p>
        <w:p w:rsidR="003D252D" w:rsidRDefault="00B0431C" w:rsidP="003D252D">
          <w:pPr>
            <w:pStyle w:val="Verzeichnis1"/>
            <w:rPr>
              <w:noProof/>
            </w:rPr>
          </w:pPr>
          <w:hyperlink w:anchor="_Toc502761951" w:history="1">
            <w:r w:rsidR="003D252D" w:rsidRPr="00870AF9">
              <w:rPr>
                <w:rStyle w:val="Hyperlink"/>
                <w:noProof/>
              </w:rPr>
              <w:t>Partielle Klassen am Beispiel WindowsForms</w:t>
            </w:r>
            <w:r w:rsidR="003D252D">
              <w:rPr>
                <w:noProof/>
                <w:webHidden/>
              </w:rPr>
              <w:tab/>
            </w:r>
            <w:r w:rsidR="003D252D">
              <w:rPr>
                <w:noProof/>
                <w:webHidden/>
              </w:rPr>
              <w:fldChar w:fldCharType="begin"/>
            </w:r>
            <w:r w:rsidR="003D252D">
              <w:rPr>
                <w:noProof/>
                <w:webHidden/>
              </w:rPr>
              <w:instrText xml:space="preserve"> PAGEREF _Toc502761951 \h </w:instrText>
            </w:r>
            <w:r w:rsidR="003D252D">
              <w:rPr>
                <w:noProof/>
                <w:webHidden/>
              </w:rPr>
            </w:r>
            <w:r w:rsidR="003D252D">
              <w:rPr>
                <w:noProof/>
                <w:webHidden/>
              </w:rPr>
              <w:fldChar w:fldCharType="separate"/>
            </w:r>
            <w:r w:rsidR="003D252D">
              <w:rPr>
                <w:noProof/>
                <w:webHidden/>
              </w:rPr>
              <w:t>72</w:t>
            </w:r>
            <w:r w:rsidR="003D252D">
              <w:rPr>
                <w:noProof/>
                <w:webHidden/>
              </w:rPr>
              <w:fldChar w:fldCharType="end"/>
            </w:r>
          </w:hyperlink>
        </w:p>
        <w:p w:rsidR="003D252D" w:rsidRDefault="00B0431C" w:rsidP="003D252D">
          <w:pPr>
            <w:pStyle w:val="Verzeichnis1"/>
            <w:rPr>
              <w:noProof/>
            </w:rPr>
          </w:pPr>
          <w:hyperlink w:anchor="_Toc502761952" w:history="1">
            <w:r w:rsidR="003D252D" w:rsidRPr="00870AF9">
              <w:rPr>
                <w:rStyle w:val="Hyperlink"/>
                <w:noProof/>
              </w:rPr>
              <w:t>Klassen aus anderen Projekt einbinden</w:t>
            </w:r>
            <w:r w:rsidR="003D252D">
              <w:rPr>
                <w:noProof/>
                <w:webHidden/>
              </w:rPr>
              <w:tab/>
            </w:r>
            <w:r w:rsidR="003D252D">
              <w:rPr>
                <w:noProof/>
                <w:webHidden/>
              </w:rPr>
              <w:fldChar w:fldCharType="begin"/>
            </w:r>
            <w:r w:rsidR="003D252D">
              <w:rPr>
                <w:noProof/>
                <w:webHidden/>
              </w:rPr>
              <w:instrText xml:space="preserve"> PAGEREF _Toc502761952 \h </w:instrText>
            </w:r>
            <w:r w:rsidR="003D252D">
              <w:rPr>
                <w:noProof/>
                <w:webHidden/>
              </w:rPr>
            </w:r>
            <w:r w:rsidR="003D252D">
              <w:rPr>
                <w:noProof/>
                <w:webHidden/>
              </w:rPr>
              <w:fldChar w:fldCharType="separate"/>
            </w:r>
            <w:r w:rsidR="003D252D">
              <w:rPr>
                <w:noProof/>
                <w:webHidden/>
              </w:rPr>
              <w:t>73</w:t>
            </w:r>
            <w:r w:rsidR="003D252D">
              <w:rPr>
                <w:noProof/>
                <w:webHidden/>
              </w:rPr>
              <w:fldChar w:fldCharType="end"/>
            </w:r>
          </w:hyperlink>
        </w:p>
        <w:p w:rsidR="003D252D" w:rsidRDefault="00B0431C" w:rsidP="003D252D">
          <w:pPr>
            <w:pStyle w:val="Verzeichnis1"/>
            <w:rPr>
              <w:noProof/>
            </w:rPr>
          </w:pPr>
          <w:hyperlink w:anchor="_Toc502761953" w:history="1">
            <w:r w:rsidR="003D252D" w:rsidRPr="00870AF9">
              <w:rPr>
                <w:rStyle w:val="Hyperlink"/>
                <w:noProof/>
              </w:rPr>
              <w:t>Fragen</w:t>
            </w:r>
            <w:r w:rsidR="003D252D">
              <w:rPr>
                <w:noProof/>
                <w:webHidden/>
              </w:rPr>
              <w:tab/>
            </w:r>
            <w:r w:rsidR="003D252D">
              <w:rPr>
                <w:noProof/>
                <w:webHidden/>
              </w:rPr>
              <w:fldChar w:fldCharType="begin"/>
            </w:r>
            <w:r w:rsidR="003D252D">
              <w:rPr>
                <w:noProof/>
                <w:webHidden/>
              </w:rPr>
              <w:instrText xml:space="preserve"> PAGEREF _Toc502761953 \h </w:instrText>
            </w:r>
            <w:r w:rsidR="003D252D">
              <w:rPr>
                <w:noProof/>
                <w:webHidden/>
              </w:rPr>
            </w:r>
            <w:r w:rsidR="003D252D">
              <w:rPr>
                <w:noProof/>
                <w:webHidden/>
              </w:rPr>
              <w:fldChar w:fldCharType="separate"/>
            </w:r>
            <w:r w:rsidR="003D252D">
              <w:rPr>
                <w:noProof/>
                <w:webHidden/>
              </w:rPr>
              <w:t>74</w:t>
            </w:r>
            <w:r w:rsidR="003D252D">
              <w:rPr>
                <w:noProof/>
                <w:webHidden/>
              </w:rPr>
              <w:fldChar w:fldCharType="end"/>
            </w:r>
          </w:hyperlink>
        </w:p>
        <w:p w:rsidR="003D252D" w:rsidRDefault="003D252D" w:rsidP="003D252D">
          <w:pPr>
            <w:pStyle w:val="Verzeichnis1"/>
            <w:rPr>
              <w:rStyle w:val="Hyperlink"/>
              <w:noProof/>
            </w:rPr>
          </w:pPr>
        </w:p>
        <w:p w:rsidR="003D252D" w:rsidRPr="003D252D" w:rsidRDefault="00B0431C" w:rsidP="003D252D">
          <w:pPr>
            <w:pStyle w:val="Verzeichnis1"/>
            <w:rPr>
              <w:rStyle w:val="Fett"/>
            </w:rPr>
          </w:pPr>
          <w:hyperlink w:anchor="_Toc502761954" w:history="1">
            <w:r w:rsidR="003D252D" w:rsidRPr="003D252D">
              <w:rPr>
                <w:rStyle w:val="Fett"/>
              </w:rPr>
              <w:t>Fehlerbehandlung</w:t>
            </w:r>
            <w:r w:rsidR="003D252D" w:rsidRPr="003D252D">
              <w:rPr>
                <w:rStyle w:val="Fett"/>
                <w:webHidden/>
              </w:rPr>
              <w:tab/>
            </w:r>
            <w:r w:rsidR="003D252D" w:rsidRPr="003D252D">
              <w:rPr>
                <w:rStyle w:val="Fett"/>
                <w:webHidden/>
              </w:rPr>
              <w:fldChar w:fldCharType="begin"/>
            </w:r>
            <w:r w:rsidR="003D252D" w:rsidRPr="003D252D">
              <w:rPr>
                <w:rStyle w:val="Fett"/>
                <w:webHidden/>
              </w:rPr>
              <w:instrText xml:space="preserve"> PAGEREF _Toc502761954 \h </w:instrText>
            </w:r>
            <w:r w:rsidR="003D252D" w:rsidRPr="003D252D">
              <w:rPr>
                <w:rStyle w:val="Fett"/>
                <w:webHidden/>
              </w:rPr>
            </w:r>
            <w:r w:rsidR="003D252D" w:rsidRPr="003D252D">
              <w:rPr>
                <w:rStyle w:val="Fett"/>
                <w:webHidden/>
              </w:rPr>
              <w:fldChar w:fldCharType="separate"/>
            </w:r>
            <w:r w:rsidR="003D252D" w:rsidRPr="003D252D">
              <w:rPr>
                <w:rStyle w:val="Fett"/>
                <w:webHidden/>
              </w:rPr>
              <w:t>75</w:t>
            </w:r>
            <w:r w:rsidR="003D252D" w:rsidRPr="003D252D">
              <w:rPr>
                <w:rStyle w:val="Fett"/>
                <w:webHidden/>
              </w:rPr>
              <w:fldChar w:fldCharType="end"/>
            </w:r>
          </w:hyperlink>
        </w:p>
        <w:p w:rsidR="003D252D" w:rsidRDefault="00B0431C" w:rsidP="003D252D">
          <w:pPr>
            <w:pStyle w:val="Verzeichnis1"/>
            <w:rPr>
              <w:noProof/>
            </w:rPr>
          </w:pPr>
          <w:hyperlink w:anchor="_Toc502761955" w:history="1">
            <w:r w:rsidR="003D252D" w:rsidRPr="00870AF9">
              <w:rPr>
                <w:rStyle w:val="Hyperlink"/>
                <w:noProof/>
              </w:rPr>
              <w:t>Exception-Handling</w:t>
            </w:r>
            <w:r w:rsidR="003D252D">
              <w:rPr>
                <w:noProof/>
                <w:webHidden/>
              </w:rPr>
              <w:tab/>
            </w:r>
            <w:r w:rsidR="003D252D">
              <w:rPr>
                <w:noProof/>
                <w:webHidden/>
              </w:rPr>
              <w:fldChar w:fldCharType="begin"/>
            </w:r>
            <w:r w:rsidR="003D252D">
              <w:rPr>
                <w:noProof/>
                <w:webHidden/>
              </w:rPr>
              <w:instrText xml:space="preserve"> PAGEREF _Toc502761955 \h </w:instrText>
            </w:r>
            <w:r w:rsidR="003D252D">
              <w:rPr>
                <w:noProof/>
                <w:webHidden/>
              </w:rPr>
            </w:r>
            <w:r w:rsidR="003D252D">
              <w:rPr>
                <w:noProof/>
                <w:webHidden/>
              </w:rPr>
              <w:fldChar w:fldCharType="separate"/>
            </w:r>
            <w:r w:rsidR="003D252D">
              <w:rPr>
                <w:noProof/>
                <w:webHidden/>
              </w:rPr>
              <w:t>76</w:t>
            </w:r>
            <w:r w:rsidR="003D252D">
              <w:rPr>
                <w:noProof/>
                <w:webHidden/>
              </w:rPr>
              <w:fldChar w:fldCharType="end"/>
            </w:r>
          </w:hyperlink>
        </w:p>
        <w:p w:rsidR="003D252D" w:rsidRDefault="00B0431C" w:rsidP="003D252D">
          <w:pPr>
            <w:pStyle w:val="Verzeichnis1"/>
            <w:rPr>
              <w:noProof/>
            </w:rPr>
          </w:pPr>
          <w:hyperlink w:anchor="_Toc502761956" w:history="1">
            <w:r w:rsidR="003D252D" w:rsidRPr="00870AF9">
              <w:rPr>
                <w:rStyle w:val="Hyperlink"/>
                <w:noProof/>
              </w:rPr>
              <w:t>Eigene Exception-Klasse mit Fehlermeldung</w:t>
            </w:r>
            <w:r w:rsidR="003D252D">
              <w:rPr>
                <w:noProof/>
                <w:webHidden/>
              </w:rPr>
              <w:tab/>
            </w:r>
            <w:r w:rsidR="003D252D">
              <w:rPr>
                <w:noProof/>
                <w:webHidden/>
              </w:rPr>
              <w:fldChar w:fldCharType="begin"/>
            </w:r>
            <w:r w:rsidR="003D252D">
              <w:rPr>
                <w:noProof/>
                <w:webHidden/>
              </w:rPr>
              <w:instrText xml:space="preserve"> PAGEREF _Toc502761956 \h </w:instrText>
            </w:r>
            <w:r w:rsidR="003D252D">
              <w:rPr>
                <w:noProof/>
                <w:webHidden/>
              </w:rPr>
            </w:r>
            <w:r w:rsidR="003D252D">
              <w:rPr>
                <w:noProof/>
                <w:webHidden/>
              </w:rPr>
              <w:fldChar w:fldCharType="separate"/>
            </w:r>
            <w:r w:rsidR="003D252D">
              <w:rPr>
                <w:noProof/>
                <w:webHidden/>
              </w:rPr>
              <w:t>77</w:t>
            </w:r>
            <w:r w:rsidR="003D252D">
              <w:rPr>
                <w:noProof/>
                <w:webHidden/>
              </w:rPr>
              <w:fldChar w:fldCharType="end"/>
            </w:r>
          </w:hyperlink>
        </w:p>
        <w:p w:rsidR="003D252D" w:rsidRDefault="00B0431C" w:rsidP="003D252D">
          <w:pPr>
            <w:pStyle w:val="Verzeichnis1"/>
            <w:rPr>
              <w:noProof/>
            </w:rPr>
          </w:pPr>
          <w:hyperlink w:anchor="_Toc502761957" w:history="1">
            <w:r w:rsidR="003D252D" w:rsidRPr="00870AF9">
              <w:rPr>
                <w:rStyle w:val="Hyperlink"/>
                <w:noProof/>
              </w:rPr>
              <w:t>UnitTests -  Testprojekt anlegen</w:t>
            </w:r>
            <w:r w:rsidR="003D252D">
              <w:rPr>
                <w:noProof/>
                <w:webHidden/>
              </w:rPr>
              <w:tab/>
            </w:r>
            <w:r w:rsidR="003D252D">
              <w:rPr>
                <w:noProof/>
                <w:webHidden/>
              </w:rPr>
              <w:fldChar w:fldCharType="begin"/>
            </w:r>
            <w:r w:rsidR="003D252D">
              <w:rPr>
                <w:noProof/>
                <w:webHidden/>
              </w:rPr>
              <w:instrText xml:space="preserve"> PAGEREF _Toc502761957 \h </w:instrText>
            </w:r>
            <w:r w:rsidR="003D252D">
              <w:rPr>
                <w:noProof/>
                <w:webHidden/>
              </w:rPr>
            </w:r>
            <w:r w:rsidR="003D252D">
              <w:rPr>
                <w:noProof/>
                <w:webHidden/>
              </w:rPr>
              <w:fldChar w:fldCharType="separate"/>
            </w:r>
            <w:r w:rsidR="003D252D">
              <w:rPr>
                <w:noProof/>
                <w:webHidden/>
              </w:rPr>
              <w:t>78</w:t>
            </w:r>
            <w:r w:rsidR="003D252D">
              <w:rPr>
                <w:noProof/>
                <w:webHidden/>
              </w:rPr>
              <w:fldChar w:fldCharType="end"/>
            </w:r>
          </w:hyperlink>
        </w:p>
        <w:p w:rsidR="003D252D" w:rsidRDefault="00B0431C" w:rsidP="003D252D">
          <w:pPr>
            <w:pStyle w:val="Verzeichnis1"/>
            <w:rPr>
              <w:noProof/>
            </w:rPr>
          </w:pPr>
          <w:hyperlink w:anchor="_Toc502761958" w:history="1">
            <w:r w:rsidR="003D252D" w:rsidRPr="00870AF9">
              <w:rPr>
                <w:rStyle w:val="Hyperlink"/>
                <w:noProof/>
              </w:rPr>
              <w:t>UnitTests – NuGet Packete installieren</w:t>
            </w:r>
            <w:r w:rsidR="003D252D">
              <w:rPr>
                <w:noProof/>
                <w:webHidden/>
              </w:rPr>
              <w:tab/>
            </w:r>
            <w:r w:rsidR="003D252D">
              <w:rPr>
                <w:noProof/>
                <w:webHidden/>
              </w:rPr>
              <w:fldChar w:fldCharType="begin"/>
            </w:r>
            <w:r w:rsidR="003D252D">
              <w:rPr>
                <w:noProof/>
                <w:webHidden/>
              </w:rPr>
              <w:instrText xml:space="preserve"> PAGEREF _Toc502761958 \h </w:instrText>
            </w:r>
            <w:r w:rsidR="003D252D">
              <w:rPr>
                <w:noProof/>
                <w:webHidden/>
              </w:rPr>
            </w:r>
            <w:r w:rsidR="003D252D">
              <w:rPr>
                <w:noProof/>
                <w:webHidden/>
              </w:rPr>
              <w:fldChar w:fldCharType="separate"/>
            </w:r>
            <w:r w:rsidR="003D252D">
              <w:rPr>
                <w:noProof/>
                <w:webHidden/>
              </w:rPr>
              <w:t>79</w:t>
            </w:r>
            <w:r w:rsidR="003D252D">
              <w:rPr>
                <w:noProof/>
                <w:webHidden/>
              </w:rPr>
              <w:fldChar w:fldCharType="end"/>
            </w:r>
          </w:hyperlink>
        </w:p>
        <w:p w:rsidR="003D252D" w:rsidRDefault="00B0431C" w:rsidP="003D252D">
          <w:pPr>
            <w:pStyle w:val="Verzeichnis1"/>
            <w:rPr>
              <w:noProof/>
            </w:rPr>
          </w:pPr>
          <w:hyperlink w:anchor="_Toc502761959" w:history="1">
            <w:r w:rsidR="003D252D" w:rsidRPr="00870AF9">
              <w:rPr>
                <w:rStyle w:val="Hyperlink"/>
                <w:noProof/>
              </w:rPr>
              <w:t>UnitTests – Testklasse schreiben</w:t>
            </w:r>
            <w:r w:rsidR="003D252D">
              <w:rPr>
                <w:noProof/>
                <w:webHidden/>
              </w:rPr>
              <w:tab/>
            </w:r>
            <w:r w:rsidR="003D252D">
              <w:rPr>
                <w:noProof/>
                <w:webHidden/>
              </w:rPr>
              <w:fldChar w:fldCharType="begin"/>
            </w:r>
            <w:r w:rsidR="003D252D">
              <w:rPr>
                <w:noProof/>
                <w:webHidden/>
              </w:rPr>
              <w:instrText xml:space="preserve"> PAGEREF _Toc502761959 \h </w:instrText>
            </w:r>
            <w:r w:rsidR="003D252D">
              <w:rPr>
                <w:noProof/>
                <w:webHidden/>
              </w:rPr>
            </w:r>
            <w:r w:rsidR="003D252D">
              <w:rPr>
                <w:noProof/>
                <w:webHidden/>
              </w:rPr>
              <w:fldChar w:fldCharType="separate"/>
            </w:r>
            <w:r w:rsidR="003D252D">
              <w:rPr>
                <w:noProof/>
                <w:webHidden/>
              </w:rPr>
              <w:t>80</w:t>
            </w:r>
            <w:r w:rsidR="003D252D">
              <w:rPr>
                <w:noProof/>
                <w:webHidden/>
              </w:rPr>
              <w:fldChar w:fldCharType="end"/>
            </w:r>
          </w:hyperlink>
        </w:p>
        <w:p w:rsidR="003D252D" w:rsidRDefault="00B0431C" w:rsidP="003D252D">
          <w:pPr>
            <w:pStyle w:val="Verzeichnis1"/>
            <w:rPr>
              <w:noProof/>
            </w:rPr>
          </w:pPr>
          <w:hyperlink w:anchor="_Toc502761960" w:history="1">
            <w:r w:rsidR="003D252D" w:rsidRPr="00870AF9">
              <w:rPr>
                <w:rStyle w:val="Hyperlink"/>
                <w:noProof/>
              </w:rPr>
              <w:t>Fragen</w:t>
            </w:r>
            <w:r w:rsidR="003D252D">
              <w:rPr>
                <w:noProof/>
                <w:webHidden/>
              </w:rPr>
              <w:tab/>
            </w:r>
            <w:r w:rsidR="003D252D">
              <w:rPr>
                <w:noProof/>
                <w:webHidden/>
              </w:rPr>
              <w:fldChar w:fldCharType="begin"/>
            </w:r>
            <w:r w:rsidR="003D252D">
              <w:rPr>
                <w:noProof/>
                <w:webHidden/>
              </w:rPr>
              <w:instrText xml:space="preserve"> PAGEREF _Toc502761960 \h </w:instrText>
            </w:r>
            <w:r w:rsidR="003D252D">
              <w:rPr>
                <w:noProof/>
                <w:webHidden/>
              </w:rPr>
            </w:r>
            <w:r w:rsidR="003D252D">
              <w:rPr>
                <w:noProof/>
                <w:webHidden/>
              </w:rPr>
              <w:fldChar w:fldCharType="separate"/>
            </w:r>
            <w:r w:rsidR="003D252D">
              <w:rPr>
                <w:noProof/>
                <w:webHidden/>
              </w:rPr>
              <w:t>81</w:t>
            </w:r>
            <w:r w:rsidR="003D252D">
              <w:rPr>
                <w:noProof/>
                <w:webHidden/>
              </w:rPr>
              <w:fldChar w:fldCharType="end"/>
            </w:r>
          </w:hyperlink>
        </w:p>
        <w:p w:rsidR="003D252D" w:rsidRDefault="00B0431C" w:rsidP="003D252D">
          <w:pPr>
            <w:pStyle w:val="Verzeichnis1"/>
            <w:rPr>
              <w:noProof/>
            </w:rPr>
          </w:pPr>
          <w:hyperlink w:anchor="_Toc502761961" w:history="1">
            <w:r w:rsidR="003D252D" w:rsidRPr="00870AF9">
              <w:rPr>
                <w:rStyle w:val="Hyperlink"/>
                <w:noProof/>
              </w:rPr>
              <w:t>Dateien schreiben/lesen</w:t>
            </w:r>
            <w:r w:rsidR="003D252D">
              <w:rPr>
                <w:noProof/>
                <w:webHidden/>
              </w:rPr>
              <w:tab/>
            </w:r>
            <w:r w:rsidR="003D252D">
              <w:rPr>
                <w:noProof/>
                <w:webHidden/>
              </w:rPr>
              <w:fldChar w:fldCharType="begin"/>
            </w:r>
            <w:r w:rsidR="003D252D">
              <w:rPr>
                <w:noProof/>
                <w:webHidden/>
              </w:rPr>
              <w:instrText xml:space="preserve"> PAGEREF _Toc502761961 \h </w:instrText>
            </w:r>
            <w:r w:rsidR="003D252D">
              <w:rPr>
                <w:noProof/>
                <w:webHidden/>
              </w:rPr>
            </w:r>
            <w:r w:rsidR="003D252D">
              <w:rPr>
                <w:noProof/>
                <w:webHidden/>
              </w:rPr>
              <w:fldChar w:fldCharType="separate"/>
            </w:r>
            <w:r w:rsidR="003D252D">
              <w:rPr>
                <w:noProof/>
                <w:webHidden/>
              </w:rPr>
              <w:t>82</w:t>
            </w:r>
            <w:r w:rsidR="003D252D">
              <w:rPr>
                <w:noProof/>
                <w:webHidden/>
              </w:rPr>
              <w:fldChar w:fldCharType="end"/>
            </w:r>
          </w:hyperlink>
        </w:p>
        <w:p w:rsidR="003D252D" w:rsidRDefault="00B0431C" w:rsidP="003D252D">
          <w:pPr>
            <w:pStyle w:val="Verzeichnis1"/>
            <w:rPr>
              <w:noProof/>
            </w:rPr>
          </w:pPr>
          <w:hyperlink w:anchor="_Toc502761962" w:history="1">
            <w:r w:rsidR="003D252D" w:rsidRPr="00870AF9">
              <w:rPr>
                <w:rStyle w:val="Hyperlink"/>
                <w:noProof/>
              </w:rPr>
              <w:t>Dateidialog anzeigen</w:t>
            </w:r>
            <w:r w:rsidR="003D252D">
              <w:rPr>
                <w:noProof/>
                <w:webHidden/>
              </w:rPr>
              <w:tab/>
            </w:r>
            <w:r w:rsidR="003D252D">
              <w:rPr>
                <w:noProof/>
                <w:webHidden/>
              </w:rPr>
              <w:fldChar w:fldCharType="begin"/>
            </w:r>
            <w:r w:rsidR="003D252D">
              <w:rPr>
                <w:noProof/>
                <w:webHidden/>
              </w:rPr>
              <w:instrText xml:space="preserve"> PAGEREF _Toc502761962 \h </w:instrText>
            </w:r>
            <w:r w:rsidR="003D252D">
              <w:rPr>
                <w:noProof/>
                <w:webHidden/>
              </w:rPr>
            </w:r>
            <w:r w:rsidR="003D252D">
              <w:rPr>
                <w:noProof/>
                <w:webHidden/>
              </w:rPr>
              <w:fldChar w:fldCharType="separate"/>
            </w:r>
            <w:r w:rsidR="003D252D">
              <w:rPr>
                <w:noProof/>
                <w:webHidden/>
              </w:rPr>
              <w:t>83</w:t>
            </w:r>
            <w:r w:rsidR="003D252D">
              <w:rPr>
                <w:noProof/>
                <w:webHidden/>
              </w:rPr>
              <w:fldChar w:fldCharType="end"/>
            </w:r>
          </w:hyperlink>
        </w:p>
        <w:p w:rsidR="003D252D" w:rsidRDefault="00B0431C" w:rsidP="003D252D">
          <w:pPr>
            <w:pStyle w:val="Verzeichnis1"/>
            <w:rPr>
              <w:noProof/>
            </w:rPr>
          </w:pPr>
          <w:hyperlink w:anchor="_Toc502761963" w:history="1">
            <w:r w:rsidR="003D252D" w:rsidRPr="00870AF9">
              <w:rPr>
                <w:rStyle w:val="Hyperlink"/>
                <w:noProof/>
              </w:rPr>
              <w:t>Objekte als JSON serialisieren</w:t>
            </w:r>
            <w:r w:rsidR="003D252D">
              <w:rPr>
                <w:noProof/>
                <w:webHidden/>
              </w:rPr>
              <w:tab/>
            </w:r>
            <w:r w:rsidR="003D252D">
              <w:rPr>
                <w:noProof/>
                <w:webHidden/>
              </w:rPr>
              <w:fldChar w:fldCharType="begin"/>
            </w:r>
            <w:r w:rsidR="003D252D">
              <w:rPr>
                <w:noProof/>
                <w:webHidden/>
              </w:rPr>
              <w:instrText xml:space="preserve"> PAGEREF _Toc502761963 \h </w:instrText>
            </w:r>
            <w:r w:rsidR="003D252D">
              <w:rPr>
                <w:noProof/>
                <w:webHidden/>
              </w:rPr>
            </w:r>
            <w:r w:rsidR="003D252D">
              <w:rPr>
                <w:noProof/>
                <w:webHidden/>
              </w:rPr>
              <w:fldChar w:fldCharType="separate"/>
            </w:r>
            <w:r w:rsidR="003D252D">
              <w:rPr>
                <w:noProof/>
                <w:webHidden/>
              </w:rPr>
              <w:t>84</w:t>
            </w:r>
            <w:r w:rsidR="003D252D">
              <w:rPr>
                <w:noProof/>
                <w:webHidden/>
              </w:rPr>
              <w:fldChar w:fldCharType="end"/>
            </w:r>
          </w:hyperlink>
        </w:p>
        <w:p w:rsidR="003D252D" w:rsidRDefault="00B0431C" w:rsidP="003D252D">
          <w:pPr>
            <w:pStyle w:val="Verzeichnis1"/>
            <w:rPr>
              <w:noProof/>
            </w:rPr>
          </w:pPr>
          <w:hyperlink w:anchor="_Toc502761964" w:history="1">
            <w:r w:rsidR="003D252D" w:rsidRPr="00870AF9">
              <w:rPr>
                <w:rStyle w:val="Hyperlink"/>
                <w:noProof/>
              </w:rPr>
              <w:t>Fragen</w:t>
            </w:r>
            <w:r w:rsidR="003D252D">
              <w:rPr>
                <w:noProof/>
                <w:webHidden/>
              </w:rPr>
              <w:tab/>
            </w:r>
            <w:r w:rsidR="003D252D">
              <w:rPr>
                <w:noProof/>
                <w:webHidden/>
              </w:rPr>
              <w:fldChar w:fldCharType="begin"/>
            </w:r>
            <w:r w:rsidR="003D252D">
              <w:rPr>
                <w:noProof/>
                <w:webHidden/>
              </w:rPr>
              <w:instrText xml:space="preserve"> PAGEREF _Toc502761964 \h </w:instrText>
            </w:r>
            <w:r w:rsidR="003D252D">
              <w:rPr>
                <w:noProof/>
                <w:webHidden/>
              </w:rPr>
            </w:r>
            <w:r w:rsidR="003D252D">
              <w:rPr>
                <w:noProof/>
                <w:webHidden/>
              </w:rPr>
              <w:fldChar w:fldCharType="separate"/>
            </w:r>
            <w:r w:rsidR="003D252D">
              <w:rPr>
                <w:noProof/>
                <w:webHidden/>
              </w:rPr>
              <w:t>85</w:t>
            </w:r>
            <w:r w:rsidR="003D252D">
              <w:rPr>
                <w:noProof/>
                <w:webHidden/>
              </w:rPr>
              <w:fldChar w:fldCharType="end"/>
            </w:r>
          </w:hyperlink>
        </w:p>
        <w:p w:rsidR="003D252D" w:rsidRDefault="003D252D" w:rsidP="003D252D">
          <w:pPr>
            <w:pStyle w:val="Verzeichnis1"/>
            <w:rPr>
              <w:rStyle w:val="Hyperlink"/>
              <w:noProof/>
            </w:rPr>
          </w:pPr>
        </w:p>
        <w:p w:rsidR="003D252D" w:rsidRDefault="00B0431C" w:rsidP="003D252D">
          <w:pPr>
            <w:pStyle w:val="Verzeichnis1"/>
            <w:rPr>
              <w:noProof/>
            </w:rPr>
          </w:pPr>
          <w:hyperlink w:anchor="_Toc502761965" w:history="1">
            <w:r w:rsidR="003D252D" w:rsidRPr="003D252D">
              <w:rPr>
                <w:rStyle w:val="Fett"/>
              </w:rPr>
              <w:t>C# Programmierung Fortgeschrittene Themen</w:t>
            </w:r>
            <w:r w:rsidR="003D252D" w:rsidRPr="003D252D">
              <w:rPr>
                <w:rStyle w:val="Fett"/>
                <w:webHidden/>
              </w:rPr>
              <w:tab/>
            </w:r>
            <w:r w:rsidR="003D252D" w:rsidRPr="003D252D">
              <w:rPr>
                <w:rStyle w:val="Fett"/>
                <w:webHidden/>
              </w:rPr>
              <w:fldChar w:fldCharType="begin"/>
            </w:r>
            <w:r w:rsidR="003D252D" w:rsidRPr="003D252D">
              <w:rPr>
                <w:rStyle w:val="Fett"/>
                <w:webHidden/>
              </w:rPr>
              <w:instrText xml:space="preserve"> PAGEREF _Toc502761965 \h </w:instrText>
            </w:r>
            <w:r w:rsidR="003D252D" w:rsidRPr="003D252D">
              <w:rPr>
                <w:rStyle w:val="Fett"/>
                <w:webHidden/>
              </w:rPr>
            </w:r>
            <w:r w:rsidR="003D252D" w:rsidRPr="003D252D">
              <w:rPr>
                <w:rStyle w:val="Fett"/>
                <w:webHidden/>
              </w:rPr>
              <w:fldChar w:fldCharType="separate"/>
            </w:r>
            <w:r w:rsidR="003D252D" w:rsidRPr="003D252D">
              <w:rPr>
                <w:rStyle w:val="Fett"/>
                <w:webHidden/>
              </w:rPr>
              <w:t>86</w:t>
            </w:r>
            <w:r w:rsidR="003D252D" w:rsidRPr="003D252D">
              <w:rPr>
                <w:rStyle w:val="Fett"/>
                <w:webHidden/>
              </w:rPr>
              <w:fldChar w:fldCharType="end"/>
            </w:r>
          </w:hyperlink>
        </w:p>
        <w:p w:rsidR="003D252D" w:rsidRDefault="00B0431C" w:rsidP="003D252D">
          <w:pPr>
            <w:pStyle w:val="Verzeichnis1"/>
            <w:rPr>
              <w:noProof/>
            </w:rPr>
          </w:pPr>
          <w:hyperlink w:anchor="_Toc502761966" w:history="1">
            <w:r w:rsidR="003D252D" w:rsidRPr="00870AF9">
              <w:rPr>
                <w:rStyle w:val="Hyperlink"/>
                <w:noProof/>
              </w:rPr>
              <w:t>Operatoren überladen</w:t>
            </w:r>
            <w:r w:rsidR="003D252D">
              <w:rPr>
                <w:noProof/>
                <w:webHidden/>
              </w:rPr>
              <w:tab/>
            </w:r>
            <w:r w:rsidR="003D252D">
              <w:rPr>
                <w:noProof/>
                <w:webHidden/>
              </w:rPr>
              <w:fldChar w:fldCharType="begin"/>
            </w:r>
            <w:r w:rsidR="003D252D">
              <w:rPr>
                <w:noProof/>
                <w:webHidden/>
              </w:rPr>
              <w:instrText xml:space="preserve"> PAGEREF _Toc502761966 \h </w:instrText>
            </w:r>
            <w:r w:rsidR="003D252D">
              <w:rPr>
                <w:noProof/>
                <w:webHidden/>
              </w:rPr>
            </w:r>
            <w:r w:rsidR="003D252D">
              <w:rPr>
                <w:noProof/>
                <w:webHidden/>
              </w:rPr>
              <w:fldChar w:fldCharType="separate"/>
            </w:r>
            <w:r w:rsidR="003D252D">
              <w:rPr>
                <w:noProof/>
                <w:webHidden/>
              </w:rPr>
              <w:t>87</w:t>
            </w:r>
            <w:r w:rsidR="003D252D">
              <w:rPr>
                <w:noProof/>
                <w:webHidden/>
              </w:rPr>
              <w:fldChar w:fldCharType="end"/>
            </w:r>
          </w:hyperlink>
        </w:p>
        <w:p w:rsidR="003D252D" w:rsidRDefault="00B0431C" w:rsidP="003D252D">
          <w:pPr>
            <w:pStyle w:val="Verzeichnis1"/>
            <w:rPr>
              <w:noProof/>
            </w:rPr>
          </w:pPr>
          <w:hyperlink w:anchor="_Toc502761967" w:history="1">
            <w:r w:rsidR="003D252D" w:rsidRPr="00870AF9">
              <w:rPr>
                <w:rStyle w:val="Hyperlink"/>
                <w:noProof/>
              </w:rPr>
              <w:t>Enumerator für eine Klasse definieren</w:t>
            </w:r>
            <w:r w:rsidR="003D252D">
              <w:rPr>
                <w:noProof/>
                <w:webHidden/>
              </w:rPr>
              <w:tab/>
            </w:r>
            <w:r w:rsidR="003D252D">
              <w:rPr>
                <w:noProof/>
                <w:webHidden/>
              </w:rPr>
              <w:fldChar w:fldCharType="begin"/>
            </w:r>
            <w:r w:rsidR="003D252D">
              <w:rPr>
                <w:noProof/>
                <w:webHidden/>
              </w:rPr>
              <w:instrText xml:space="preserve"> PAGEREF _Toc502761967 \h </w:instrText>
            </w:r>
            <w:r w:rsidR="003D252D">
              <w:rPr>
                <w:noProof/>
                <w:webHidden/>
              </w:rPr>
            </w:r>
            <w:r w:rsidR="003D252D">
              <w:rPr>
                <w:noProof/>
                <w:webHidden/>
              </w:rPr>
              <w:fldChar w:fldCharType="separate"/>
            </w:r>
            <w:r w:rsidR="003D252D">
              <w:rPr>
                <w:noProof/>
                <w:webHidden/>
              </w:rPr>
              <w:t>88</w:t>
            </w:r>
            <w:r w:rsidR="003D252D">
              <w:rPr>
                <w:noProof/>
                <w:webHidden/>
              </w:rPr>
              <w:fldChar w:fldCharType="end"/>
            </w:r>
          </w:hyperlink>
        </w:p>
        <w:p w:rsidR="003D252D" w:rsidRDefault="00B0431C" w:rsidP="003D252D">
          <w:pPr>
            <w:pStyle w:val="Verzeichnis1"/>
            <w:rPr>
              <w:noProof/>
            </w:rPr>
          </w:pPr>
          <w:hyperlink w:anchor="_Toc502761968" w:history="1">
            <w:r w:rsidR="003D252D" w:rsidRPr="00870AF9">
              <w:rPr>
                <w:rStyle w:val="Hyperlink"/>
                <w:noProof/>
              </w:rPr>
              <w:t>Erweiterungsmethoden</w:t>
            </w:r>
            <w:r w:rsidR="003D252D">
              <w:rPr>
                <w:noProof/>
                <w:webHidden/>
              </w:rPr>
              <w:tab/>
            </w:r>
            <w:r w:rsidR="003D252D">
              <w:rPr>
                <w:noProof/>
                <w:webHidden/>
              </w:rPr>
              <w:fldChar w:fldCharType="begin"/>
            </w:r>
            <w:r w:rsidR="003D252D">
              <w:rPr>
                <w:noProof/>
                <w:webHidden/>
              </w:rPr>
              <w:instrText xml:space="preserve"> PAGEREF _Toc502761968 \h </w:instrText>
            </w:r>
            <w:r w:rsidR="003D252D">
              <w:rPr>
                <w:noProof/>
                <w:webHidden/>
              </w:rPr>
            </w:r>
            <w:r w:rsidR="003D252D">
              <w:rPr>
                <w:noProof/>
                <w:webHidden/>
              </w:rPr>
              <w:fldChar w:fldCharType="separate"/>
            </w:r>
            <w:r w:rsidR="003D252D">
              <w:rPr>
                <w:noProof/>
                <w:webHidden/>
              </w:rPr>
              <w:t>89</w:t>
            </w:r>
            <w:r w:rsidR="003D252D">
              <w:rPr>
                <w:noProof/>
                <w:webHidden/>
              </w:rPr>
              <w:fldChar w:fldCharType="end"/>
            </w:r>
          </w:hyperlink>
        </w:p>
        <w:p w:rsidR="003D252D" w:rsidRDefault="00B0431C" w:rsidP="003D252D">
          <w:pPr>
            <w:pStyle w:val="Verzeichnis1"/>
            <w:rPr>
              <w:noProof/>
            </w:rPr>
          </w:pPr>
          <w:hyperlink w:anchor="_Toc502761969" w:history="1">
            <w:r w:rsidR="003D252D" w:rsidRPr="00870AF9">
              <w:rPr>
                <w:rStyle w:val="Hyperlink"/>
                <w:noProof/>
              </w:rPr>
              <w:t>Lambda-Ausdrücke</w:t>
            </w:r>
            <w:r w:rsidR="003D252D">
              <w:rPr>
                <w:noProof/>
                <w:webHidden/>
              </w:rPr>
              <w:tab/>
            </w:r>
            <w:r w:rsidR="003D252D">
              <w:rPr>
                <w:noProof/>
                <w:webHidden/>
              </w:rPr>
              <w:fldChar w:fldCharType="begin"/>
            </w:r>
            <w:r w:rsidR="003D252D">
              <w:rPr>
                <w:noProof/>
                <w:webHidden/>
              </w:rPr>
              <w:instrText xml:space="preserve"> PAGEREF _Toc502761969 \h </w:instrText>
            </w:r>
            <w:r w:rsidR="003D252D">
              <w:rPr>
                <w:noProof/>
                <w:webHidden/>
              </w:rPr>
            </w:r>
            <w:r w:rsidR="003D252D">
              <w:rPr>
                <w:noProof/>
                <w:webHidden/>
              </w:rPr>
              <w:fldChar w:fldCharType="separate"/>
            </w:r>
            <w:r w:rsidR="003D252D">
              <w:rPr>
                <w:noProof/>
                <w:webHidden/>
              </w:rPr>
              <w:t>90</w:t>
            </w:r>
            <w:r w:rsidR="003D252D">
              <w:rPr>
                <w:noProof/>
                <w:webHidden/>
              </w:rPr>
              <w:fldChar w:fldCharType="end"/>
            </w:r>
          </w:hyperlink>
        </w:p>
        <w:p w:rsidR="003D252D" w:rsidRDefault="00B0431C" w:rsidP="003D252D">
          <w:pPr>
            <w:pStyle w:val="Verzeichnis1"/>
            <w:rPr>
              <w:noProof/>
            </w:rPr>
          </w:pPr>
          <w:hyperlink w:anchor="_Toc502761970" w:history="1">
            <w:r w:rsidR="003D252D" w:rsidRPr="00870AF9">
              <w:rPr>
                <w:rStyle w:val="Hyperlink"/>
                <w:noProof/>
              </w:rPr>
              <w:t>Linq (Language Integrated Query)</w:t>
            </w:r>
            <w:r w:rsidR="003D252D">
              <w:rPr>
                <w:noProof/>
                <w:webHidden/>
              </w:rPr>
              <w:tab/>
            </w:r>
            <w:r w:rsidR="003D252D">
              <w:rPr>
                <w:noProof/>
                <w:webHidden/>
              </w:rPr>
              <w:fldChar w:fldCharType="begin"/>
            </w:r>
            <w:r w:rsidR="003D252D">
              <w:rPr>
                <w:noProof/>
                <w:webHidden/>
              </w:rPr>
              <w:instrText xml:space="preserve"> PAGEREF _Toc502761970 \h </w:instrText>
            </w:r>
            <w:r w:rsidR="003D252D">
              <w:rPr>
                <w:noProof/>
                <w:webHidden/>
              </w:rPr>
            </w:r>
            <w:r w:rsidR="003D252D">
              <w:rPr>
                <w:noProof/>
                <w:webHidden/>
              </w:rPr>
              <w:fldChar w:fldCharType="separate"/>
            </w:r>
            <w:r w:rsidR="003D252D">
              <w:rPr>
                <w:noProof/>
                <w:webHidden/>
              </w:rPr>
              <w:t>91</w:t>
            </w:r>
            <w:r w:rsidR="003D252D">
              <w:rPr>
                <w:noProof/>
                <w:webHidden/>
              </w:rPr>
              <w:fldChar w:fldCharType="end"/>
            </w:r>
          </w:hyperlink>
        </w:p>
        <w:p w:rsidR="003D252D" w:rsidRDefault="00B0431C" w:rsidP="003D252D">
          <w:pPr>
            <w:pStyle w:val="Verzeichnis1"/>
            <w:rPr>
              <w:noProof/>
            </w:rPr>
          </w:pPr>
          <w:hyperlink w:anchor="_Toc502761971" w:history="1">
            <w:r w:rsidR="003D252D" w:rsidRPr="00870AF9">
              <w:rPr>
                <w:rStyle w:val="Hyperlink"/>
                <w:noProof/>
              </w:rPr>
              <w:t>Wichtige Linq-Befehle</w:t>
            </w:r>
            <w:r w:rsidR="003D252D">
              <w:rPr>
                <w:noProof/>
                <w:webHidden/>
              </w:rPr>
              <w:tab/>
            </w:r>
            <w:r w:rsidR="003D252D">
              <w:rPr>
                <w:noProof/>
                <w:webHidden/>
              </w:rPr>
              <w:fldChar w:fldCharType="begin"/>
            </w:r>
            <w:r w:rsidR="003D252D">
              <w:rPr>
                <w:noProof/>
                <w:webHidden/>
              </w:rPr>
              <w:instrText xml:space="preserve"> PAGEREF _Toc502761971 \h </w:instrText>
            </w:r>
            <w:r w:rsidR="003D252D">
              <w:rPr>
                <w:noProof/>
                <w:webHidden/>
              </w:rPr>
            </w:r>
            <w:r w:rsidR="003D252D">
              <w:rPr>
                <w:noProof/>
                <w:webHidden/>
              </w:rPr>
              <w:fldChar w:fldCharType="separate"/>
            </w:r>
            <w:r w:rsidR="003D252D">
              <w:rPr>
                <w:noProof/>
                <w:webHidden/>
              </w:rPr>
              <w:t>92</w:t>
            </w:r>
            <w:r w:rsidR="003D252D">
              <w:rPr>
                <w:noProof/>
                <w:webHidden/>
              </w:rPr>
              <w:fldChar w:fldCharType="end"/>
            </w:r>
          </w:hyperlink>
        </w:p>
        <w:p w:rsidR="003D252D" w:rsidRDefault="00B0431C" w:rsidP="003D252D">
          <w:pPr>
            <w:pStyle w:val="Verzeichnis1"/>
            <w:rPr>
              <w:noProof/>
            </w:rPr>
          </w:pPr>
          <w:hyperlink w:anchor="_Toc502761972" w:history="1">
            <w:r w:rsidR="003D252D" w:rsidRPr="00870AF9">
              <w:rPr>
                <w:rStyle w:val="Hyperlink"/>
                <w:noProof/>
              </w:rPr>
              <w:t>Using-Statement</w:t>
            </w:r>
            <w:r w:rsidR="003D252D">
              <w:rPr>
                <w:noProof/>
                <w:webHidden/>
              </w:rPr>
              <w:tab/>
            </w:r>
            <w:r w:rsidR="003D252D">
              <w:rPr>
                <w:noProof/>
                <w:webHidden/>
              </w:rPr>
              <w:fldChar w:fldCharType="begin"/>
            </w:r>
            <w:r w:rsidR="003D252D">
              <w:rPr>
                <w:noProof/>
                <w:webHidden/>
              </w:rPr>
              <w:instrText xml:space="preserve"> PAGEREF _Toc502761972 \h </w:instrText>
            </w:r>
            <w:r w:rsidR="003D252D">
              <w:rPr>
                <w:noProof/>
                <w:webHidden/>
              </w:rPr>
            </w:r>
            <w:r w:rsidR="003D252D">
              <w:rPr>
                <w:noProof/>
                <w:webHidden/>
              </w:rPr>
              <w:fldChar w:fldCharType="separate"/>
            </w:r>
            <w:r w:rsidR="003D252D">
              <w:rPr>
                <w:noProof/>
                <w:webHidden/>
              </w:rPr>
              <w:t>93</w:t>
            </w:r>
            <w:r w:rsidR="003D252D">
              <w:rPr>
                <w:noProof/>
                <w:webHidden/>
              </w:rPr>
              <w:fldChar w:fldCharType="end"/>
            </w:r>
          </w:hyperlink>
        </w:p>
        <w:p w:rsidR="003D252D" w:rsidRDefault="003D252D">
          <w:r>
            <w:rPr>
              <w:b/>
              <w:bCs/>
            </w:rPr>
            <w:fldChar w:fldCharType="end"/>
          </w:r>
        </w:p>
      </w:sdtContent>
    </w:sdt>
    <w:p w:rsidR="00A00C88" w:rsidRDefault="00A00C88"/>
    <w:p w:rsidR="00A00C88" w:rsidRDefault="00A00C88" w:rsidP="003D252D">
      <w:pPr>
        <w:pStyle w:val="Verzeichnis1"/>
        <w:rPr>
          <w:rFonts w:ascii="Arial" w:eastAsiaTheme="majorEastAsia" w:hAnsi="Arial" w:cstheme="majorBidi"/>
          <w:sz w:val="30"/>
          <w:szCs w:val="32"/>
        </w:rPr>
      </w:pPr>
      <w:r>
        <w:br w:type="page"/>
      </w:r>
    </w:p>
    <w:p w:rsidR="00A37BB4" w:rsidRPr="006D6252" w:rsidRDefault="00A37BB4" w:rsidP="00A37BB4">
      <w:pPr>
        <w:pStyle w:val="berschrift1"/>
      </w:pPr>
      <w:bookmarkStart w:id="0" w:name="_Toc502761881"/>
      <w:r>
        <w:lastRenderedPageBreak/>
        <w:t>Allgemeines und Grundlagen</w:t>
      </w:r>
      <w:bookmarkEnd w:id="0"/>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E76AC89" wp14:editId="34B68AF8">
            <wp:extent cx="5760720" cy="3240405"/>
            <wp:effectExtent l="19050" t="19050" r="11430" b="171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1" w:name="_Toc502761882"/>
      <w:r>
        <w:lastRenderedPageBreak/>
        <w:t>Allgemeines zu C#</w:t>
      </w:r>
      <w:bookmarkEnd w:id="1"/>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452F9718" wp14:editId="380EAF0E">
            <wp:extent cx="5760720" cy="3240405"/>
            <wp:effectExtent l="19050" t="19050" r="11430" b="171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A37BB4">
      <w:pPr>
        <w:pStyle w:val="StandardWeb"/>
      </w:pPr>
      <w:r>
        <w:t>C# wurde 2001 als die aktuellste Generation der C-Sprachen veröffentlicht und vereint Elemente der Vorgänger mit erfolgreichen Konzepten von objektorientierten Programmiersprachen wie z.B. Java. Visual C# ist fester Bestandteil des .NET-Frameworks.</w:t>
      </w:r>
    </w:p>
    <w:p w:rsidR="00A37BB4" w:rsidRDefault="00A37BB4" w:rsidP="00A37BB4">
      <w:pPr>
        <w:pStyle w:val="StandardWeb"/>
      </w:pPr>
      <w:r>
        <w:t xml:space="preserve">Anders als viele andere Sprachen unterscheidet C#, wie seine direkten Vorgänger, bei sämtlichen Bezeichnern zwischen großen und kleinen Zeichen. Im Unterschied zu seinem direkten Vorgänger ist es im Normalfall nicht mehr notwendig sich um das Ressourcenmanagement zu kümmern, da die integrierte </w:t>
      </w:r>
      <w:proofErr w:type="spellStart"/>
      <w:r>
        <w:t>Garbage</w:t>
      </w:r>
      <w:proofErr w:type="spellEnd"/>
      <w:r>
        <w:t>-Collection automatisch Objekte aus dem Speicher löscht, welche im Programm durch keine Variable mehr referenziert werden.</w:t>
      </w:r>
    </w:p>
    <w:p w:rsidR="00A37BB4" w:rsidRDefault="00A37BB4" w:rsidP="00A37BB4">
      <w:pPr>
        <w:pStyle w:val="StandardWeb"/>
      </w:pPr>
      <w:r>
        <w:t>Als Teil der .N</w:t>
      </w:r>
      <w:ins w:id="2" w:author="Stephan Hahnel" w:date="2018-01-05T15:44:00Z">
        <w:r w:rsidR="0094142B">
          <w:t>E</w:t>
        </w:r>
      </w:ins>
      <w:ins w:id="3" w:author="Stephan Hahnel" w:date="2018-01-05T16:39:00Z">
        <w:r w:rsidR="0061416F">
          <w:t>T</w:t>
        </w:r>
      </w:ins>
      <w:del w:id="4" w:author="Stephan Hahnel" w:date="2018-01-05T15:44:00Z">
        <w:r w:rsidDel="0094142B">
          <w:delText>et</w:delText>
        </w:r>
      </w:del>
      <w:r>
        <w:t>-Umgebung, welche die Ausführbarkeit eines C#-Programmes auf allen mit dem .N</w:t>
      </w:r>
      <w:ins w:id="5" w:author="Stephan Hahnel" w:date="2018-01-05T16:38:00Z">
        <w:r w:rsidR="0061416F">
          <w:t>ET</w:t>
        </w:r>
      </w:ins>
      <w:del w:id="6" w:author="Stephan Hahnel" w:date="2018-01-05T15:44:00Z">
        <w:r w:rsidDel="0094142B">
          <w:delText>et</w:delText>
        </w:r>
      </w:del>
      <w:r>
        <w:t xml:space="preserve">-Framework ausgestatteten Systemen ermöglicht, wird der Programmcode bei </w:t>
      </w:r>
      <w:proofErr w:type="spellStart"/>
      <w:r>
        <w:t>Compilierung</w:t>
      </w:r>
      <w:proofErr w:type="spellEnd"/>
      <w:r>
        <w:t xml:space="preserve"> in eine ‚Common Intermediate Language (CIL)‘ übersetzt. Erst zur Laufzeit wird das Programm durch den ‚Just-In-Time-Compiler (JIT)‘ der ‚Common Language </w:t>
      </w:r>
      <w:proofErr w:type="spellStart"/>
      <w:r>
        <w:t>Runtime</w:t>
      </w:r>
      <w:proofErr w:type="spellEnd"/>
      <w:r>
        <w:t xml:space="preserve"> (CLR)‘ des .N</w:t>
      </w:r>
      <w:ins w:id="7" w:author="Stephan Hahnel" w:date="2018-01-05T15:44:00Z">
        <w:r w:rsidR="0094142B">
          <w:t>ET</w:t>
        </w:r>
      </w:ins>
      <w:del w:id="8" w:author="Stephan Hahnel" w:date="2018-01-05T15:44:00Z">
        <w:r w:rsidDel="0094142B">
          <w:delText>et</w:delText>
        </w:r>
      </w:del>
      <w:r>
        <w:t>-Frameworks in die für das jeweilige System verständliche Sprache übersetzt.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9" w:name="_Toc502761883"/>
      <w:r>
        <w:lastRenderedPageBreak/>
        <w:t>Allgemeines zu C# und .NET</w:t>
      </w:r>
      <w:bookmarkEnd w:id="9"/>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F4CA114" wp14:editId="27CB0DB5">
            <wp:extent cx="5760720" cy="3240405"/>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Das .N</w:t>
      </w:r>
      <w:ins w:id="10" w:author="Stephan Hahnel" w:date="2018-01-05T16:38:00Z">
        <w:r w:rsidR="0061416F">
          <w:t>ET</w:t>
        </w:r>
      </w:ins>
      <w:del w:id="11" w:author="Stephan Hahnel" w:date="2018-01-05T16:38:00Z">
        <w:r w:rsidDel="0061416F">
          <w:delText>et</w:delText>
        </w:r>
      </w:del>
      <w:r>
        <w:t>-Framework unterstützt neben C# auch andere Sprachen, wie Visual Basic oder C++. Aufgeteilt ist das Framework in mit verschiedene Teile, welche jeweils unterschiedliche Aufgaben auf unterschiedlichen Systemen erfüllen können.</w:t>
      </w:r>
    </w:p>
    <w:p w:rsidR="00A37BB4" w:rsidRDefault="00A37BB4" w:rsidP="00583AF6">
      <w:pPr>
        <w:pStyle w:val="StandardWeb"/>
        <w:jc w:val="both"/>
      </w:pPr>
      <w:r>
        <w:t>Neben der am häufigsten benutzten Entwicklungsumgeben VisualStudio existieren weitere Umgebungen, welche sich auf bestimmte Aufgaben spezialisiert haben. Während sich zum Beispiel Xamarin-Studio für die Entwicklung von Xamarin-Programmen (also mobilen Apps) eignet, ist die Umgebung Unity speziell für die Entwicklung von Spielen mit 3D-Komponenten gedacht.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12" w:name="_Toc502761884"/>
      <w:r>
        <w:lastRenderedPageBreak/>
        <w:t>Sprachgrundlagen</w:t>
      </w:r>
      <w:bookmarkEnd w:id="12"/>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ECFF5DA" wp14:editId="1C7457BE">
            <wp:extent cx="5760720" cy="3240405"/>
            <wp:effectExtent l="19050" t="19050" r="11430" b="171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Jeder Befehl (zumeist Methodenaufrufe) in C# muss mit einem Semikolon (;) abgeschlossen werden, damit der Compiler den Befehl als abgeschlossen interpretiert. In den Fällen, in welchen einem Befehl ein durch geschweifte Klammern ( { } ) begrenzter Körper folgt, ersetzen diese das Semikolon.</w:t>
      </w:r>
    </w:p>
    <w:p w:rsidR="00A37BB4" w:rsidRDefault="00A37BB4" w:rsidP="00583AF6">
      <w:pPr>
        <w:pStyle w:val="StandardWeb"/>
        <w:jc w:val="both"/>
      </w:pPr>
      <w:r>
        <w:t>Zuweisungen von Werten oder Objekten zu Variablen werden in C# mit dem einfachen Ist-Gleich ( = ) durchgeführt. Dies ist nicht mit dem Vergleichsoperator zu verwechseln, welcher in C# mit dem doppelten Ist-Gleich ( == ) dargestellt werden.</w:t>
      </w:r>
    </w:p>
    <w:p w:rsidR="00A37BB4" w:rsidRDefault="00A37BB4" w:rsidP="00583AF6">
      <w:pPr>
        <w:pStyle w:val="StandardWeb"/>
        <w:jc w:val="both"/>
      </w:pPr>
      <w:r>
        <w:t>Einzeilige Kommentare werden in C# mit einem doppelten Schrägstrich ( // ) eingeleitet. Mehrzeilige Kommentare werden durch Stern-Schrägstrich ( /* ) ein- und Schrägstrich-Stern ( */ ) ausgeleitet.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13" w:name="_Toc502761885"/>
      <w:r>
        <w:lastRenderedPageBreak/>
        <w:t>Variablen und Datentypen</w:t>
      </w:r>
      <w:bookmarkEnd w:id="13"/>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A5EA404" wp14:editId="7950FBBF">
            <wp:extent cx="5760720" cy="3240405"/>
            <wp:effectExtent l="19050" t="19050" r="11430" b="171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Es existiert ein eklatanter Unterschied zwischen Variablen und den Werten und Objekten, welche man diesen Variablen zuweist.</w:t>
      </w:r>
    </w:p>
    <w:p w:rsidR="00A37BB4" w:rsidRDefault="00A37BB4" w:rsidP="00583AF6">
      <w:pPr>
        <w:pStyle w:val="StandardWeb"/>
        <w:jc w:val="both"/>
      </w:pPr>
      <w:r>
        <w:t>Die Variablen selbst sind ‚Behälter‘ welche jeweils eine ganz bestimmte Art von Wert/Objekt beinhalten können. Bei der Erstellung (Deklaration) der Variablen gibt man an, welchen Datentyp die jeweilige Variable beinhalten kann, indem man diesen vor den selbst gewählten Bezeichner schreibt.</w:t>
      </w:r>
    </w:p>
    <w:p w:rsidR="00A37BB4" w:rsidRDefault="00A37BB4" w:rsidP="00583AF6">
      <w:pPr>
        <w:pStyle w:val="StandardWeb"/>
        <w:jc w:val="both"/>
      </w:pPr>
      <w:r>
        <w:t>Durch eine Zuweisung ( = ) ‚befüllt‘ man die Variable dann mit einem Wert/Objekt des jeweiligen Datentyps. Die erstmalige ‚Befüllung‘ heißt Initialisierung. Dabei kann bei der Zuweisung ein absoluter Wert bzw. ein neues Objekt in die Variable gefüllt werden oder unter Bezugnahme auf bereits existierende Variablen ein vorhandener Wert/Objekt manipuliert oder vollständig übernommen werden.</w:t>
      </w:r>
    </w:p>
    <w:p w:rsidR="00A37BB4" w:rsidRDefault="00A37BB4" w:rsidP="00583AF6">
      <w:pPr>
        <w:pStyle w:val="StandardWeb"/>
        <w:jc w:val="both"/>
      </w:pPr>
      <w:r>
        <w:t>Über den Bezeichner der Variablen gereift man auf die Werte/Objekte zu, welche sich momentan in der Variablen befinden.</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14" w:name="_Toc502761886"/>
      <w:r>
        <w:lastRenderedPageBreak/>
        <w:t>Hello C# Projekt</w:t>
      </w:r>
      <w:bookmarkEnd w:id="14"/>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1C969FAC" wp14:editId="544F3DF7">
            <wp:extent cx="5760720" cy="3240405"/>
            <wp:effectExtent l="19050" t="19050" r="11430" b="171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In VisualStudio wird jedes Projekt (welches im Normalfall einem Programm / einer Klassenbibliothek entspricht) eine Solution (Projektmappe) zugeordnet, welche generell beliebig viele Projekte beinhalten kann.</w:t>
      </w:r>
    </w:p>
    <w:p w:rsidR="00A37BB4" w:rsidRDefault="00A37BB4" w:rsidP="00583AF6">
      <w:pPr>
        <w:pStyle w:val="StandardWeb"/>
        <w:jc w:val="both"/>
      </w:pPr>
      <w:r>
        <w:t>Um einer bestehenden Solution ein neues Projekt hinzuzufügen muss im Projekt-Explorer (rechts im Bild) per Rechtsklick auf die Solution über das Add-Menü ein neues Projekt beigefügt werden.</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15" w:name="_Toc502761887"/>
      <w:r>
        <w:lastRenderedPageBreak/>
        <w:t>Datentypen</w:t>
      </w:r>
      <w:bookmarkEnd w:id="15"/>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7E09FF95" wp14:editId="578117BD">
            <wp:extent cx="5760720" cy="3240405"/>
            <wp:effectExtent l="19050" t="19050" r="11430" b="171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Jeder Wert und jedes Objekt besitzt einen Datentypen, durch welchen seine Struktur und seine Speicherung definiert wird. In der </w:t>
      </w:r>
      <w:del w:id="16" w:author="Stephan Hahnel" w:date="2018-01-04T14:25:00Z">
        <w:r w:rsidDel="00C405A5">
          <w:delText>obrigen</w:delText>
        </w:r>
      </w:del>
      <w:ins w:id="17" w:author="Stephan Hahnel" w:date="2018-01-04T14:25:00Z">
        <w:r w:rsidR="00C405A5">
          <w:t>obigen</w:t>
        </w:r>
      </w:ins>
      <w:r>
        <w:t xml:space="preserve"> Tabelle sind die Basisdatentypen aufgelistet, welche vom .N</w:t>
      </w:r>
      <w:ins w:id="18" w:author="Stephan Hahnel" w:date="2018-01-05T16:38:00Z">
        <w:r w:rsidR="00975046">
          <w:t>ET</w:t>
        </w:r>
      </w:ins>
      <w:del w:id="19" w:author="Stephan Hahnel" w:date="2018-01-05T16:38:00Z">
        <w:r w:rsidDel="00975046">
          <w:delText>et</w:delText>
        </w:r>
      </w:del>
      <w:r>
        <w:t>-Framework zur Verfügung gestellt werden.</w:t>
      </w:r>
    </w:p>
    <w:p w:rsidR="00A37BB4" w:rsidRDefault="00A37BB4" w:rsidP="00583AF6">
      <w:pPr>
        <w:pStyle w:val="StandardWeb"/>
        <w:jc w:val="both"/>
      </w:pPr>
      <w:r>
        <w:t>Dabei ist zu beachten, dass mit Ausnahme des ‚</w:t>
      </w:r>
      <w:proofErr w:type="spellStart"/>
      <w:r>
        <w:t>strings</w:t>
      </w:r>
      <w:proofErr w:type="spellEnd"/>
      <w:r>
        <w:t>‘ alle oben beschriebenen Datentypen als sogenannte Wertetypen behandelt werden. Das heißt bei einer Neuzuweisung eines Werts an eine weitere Variable oder einer Übergabe an eine Funktion wird eine Kopie des Werts erstellt und übergeben. Eine Veränderung dieses neuen Werts hat keine Auswirkungen auf das ursprüngliche Objekt. Strings sowie alle komplexen Datentypen werden als Referenztypen behandelt, was bedeutet, dass bei einer Neuzuweisung eine Referenz auf das ursprüngliche Objekt übergeben wird. Eine Veränderung an der neuen Variable wirkt sich so auch auf die ursprüngliche Variable aus.</w:t>
      </w:r>
    </w:p>
    <w:p w:rsidR="00A37BB4" w:rsidRDefault="00A37BB4" w:rsidP="00583AF6">
      <w:pPr>
        <w:pStyle w:val="StandardWeb"/>
        <w:jc w:val="both"/>
      </w:pPr>
      <w:r>
        <w:t xml:space="preserve">Jeder Datentyp (auch die oben gezeigten Basisdatentypen) erben von der </w:t>
      </w:r>
      <w:proofErr w:type="spellStart"/>
      <w:r>
        <w:t>Object</w:t>
      </w:r>
      <w:proofErr w:type="spellEnd"/>
      <w:r>
        <w:t>-Klasse, welche als Grundgerüst für alle weiteren Objekte funkgiert.</w:t>
      </w:r>
    </w:p>
    <w:p w:rsidR="00A37BB4" w:rsidRDefault="00A37BB4" w:rsidP="00583AF6">
      <w:pPr>
        <w:pStyle w:val="StandardWeb"/>
        <w:jc w:val="both"/>
      </w:pPr>
      <w:r>
        <w:t>Wird bei den numerischen Typen keine genauere Spezifizierung angegeben, werden alle Zahlen ohne Nachkommastellen als Integer (Int32) und alle Zahlen mit Nachkommastellen als Double interpretiert.</w:t>
      </w:r>
    </w:p>
    <w:p w:rsidR="00A37BB4" w:rsidRDefault="00A37BB4" w:rsidP="00583AF6">
      <w:pPr>
        <w:pStyle w:val="StandardWeb"/>
        <w:jc w:val="both"/>
      </w:pPr>
      <w:r>
        <w:t xml:space="preserve">Für Ganzzahl-Typen gibt es auch eine </w:t>
      </w:r>
      <w:proofErr w:type="spellStart"/>
      <w:r>
        <w:t>Unsigned</w:t>
      </w:r>
      <w:proofErr w:type="spellEnd"/>
      <w:r>
        <w:t xml:space="preserve">-Variante, d.h. eine Variante, die keine negativen Zahlen speichern kann: </w:t>
      </w:r>
      <w:proofErr w:type="spellStart"/>
      <w:r>
        <w:t>ushort</w:t>
      </w:r>
      <w:proofErr w:type="spellEnd"/>
      <w:r>
        <w:t xml:space="preserve"> (0 bis 65.535) </w:t>
      </w:r>
      <w:proofErr w:type="spellStart"/>
      <w:r>
        <w:t>uint</w:t>
      </w:r>
      <w:proofErr w:type="spellEnd"/>
      <w:r>
        <w:t xml:space="preserve"> (0 bis 4.294.967.295) </w:t>
      </w:r>
      <w:proofErr w:type="spellStart"/>
      <w:r>
        <w:t>ulong</w:t>
      </w:r>
      <w:proofErr w:type="spellEnd"/>
      <w:r>
        <w:t xml:space="preserve"> (0 bis 18.446.744.073.709.551.615)</w:t>
      </w:r>
      <w:r>
        <w:br w:type="page"/>
      </w:r>
    </w:p>
    <w:p w:rsidR="00A37BB4" w:rsidRPr="006D6252" w:rsidRDefault="00A37BB4" w:rsidP="00A37BB4">
      <w:pPr>
        <w:pStyle w:val="berschrift1"/>
      </w:pPr>
      <w:bookmarkStart w:id="20" w:name="_Toc502761888"/>
      <w:r>
        <w:lastRenderedPageBreak/>
        <w:t>Ausgabe von Strings auf der Konsole</w:t>
      </w:r>
      <w:bookmarkEnd w:id="20"/>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2C756D30" wp14:editId="2CB6C112">
            <wp:extent cx="5760720" cy="3240405"/>
            <wp:effectExtent l="19050" t="19050" r="11430" b="171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DF207A" w:rsidRDefault="00A37BB4" w:rsidP="00690705">
      <w:pPr>
        <w:pStyle w:val="StandardWeb"/>
        <w:jc w:val="both"/>
        <w:rPr>
          <w:ins w:id="21" w:author="Stephan Hahnel" w:date="2018-01-05T08:29:00Z"/>
        </w:rPr>
      </w:pPr>
      <w:r>
        <w:t xml:space="preserve">Jeder String muss in C# von doppelten Anführungszeichen ( „“ ) eingerahmt sein, damit er als String interpretiert wird. </w:t>
      </w:r>
    </w:p>
    <w:p w:rsidR="00FB71F9" w:rsidRDefault="00A37BB4" w:rsidP="00690705">
      <w:pPr>
        <w:pStyle w:val="StandardWeb"/>
        <w:jc w:val="both"/>
        <w:rPr>
          <w:ins w:id="22" w:author="Stephan Hahnel" w:date="2018-01-05T08:30:00Z"/>
        </w:rPr>
      </w:pPr>
      <w:r>
        <w:t xml:space="preserve">Um Strings in der Konsole auszugeben wird </w:t>
      </w:r>
      <w:ins w:id="23" w:author="Stephan Hahnel" w:date="2018-01-05T08:30:00Z">
        <w:r w:rsidR="00FB71F9">
          <w:t xml:space="preserve">(u.a.) </w:t>
        </w:r>
      </w:ins>
      <w:r>
        <w:t xml:space="preserve">die </w:t>
      </w:r>
      <w:del w:id="24" w:author="Stephan Hahnel" w:date="2018-01-05T08:30:00Z">
        <w:r w:rsidDel="00FB71F9">
          <w:delText xml:space="preserve">(u.a.) </w:delText>
        </w:r>
      </w:del>
      <w:r>
        <w:t xml:space="preserve">die </w:t>
      </w:r>
      <w:proofErr w:type="spellStart"/>
      <w:r>
        <w:t>WriteLine</w:t>
      </w:r>
      <w:proofErr w:type="spellEnd"/>
      <w:r>
        <w:t xml:space="preserve">()-Funktion der </w:t>
      </w:r>
      <w:proofErr w:type="spellStart"/>
      <w:r>
        <w:t>Console</w:t>
      </w:r>
      <w:proofErr w:type="spellEnd"/>
      <w:r>
        <w:t xml:space="preserve">-Klasse verwendet. Dabei können mehrere Strings auf verschiedene Art und Weise kombiniert werden. </w:t>
      </w:r>
    </w:p>
    <w:p w:rsidR="00FB71F9" w:rsidRDefault="00A37BB4" w:rsidP="00690705">
      <w:pPr>
        <w:pStyle w:val="StandardWeb"/>
        <w:jc w:val="both"/>
        <w:rPr>
          <w:ins w:id="25" w:author="Stephan Hahnel" w:date="2018-01-05T08:31:00Z"/>
        </w:rPr>
      </w:pPr>
      <w:r>
        <w:t xml:space="preserve">Die ‚traditionelle‘ Variante, bei welcher zwischen den Strings (in Form von festen Strings oder dynamischen Inhalten, sprich Variablen) der Plus-Operator ( + ) eingefügt wird, wurde von älteren Sprachen übernommen. </w:t>
      </w:r>
    </w:p>
    <w:p w:rsidR="00FB71F9" w:rsidRDefault="00A37BB4" w:rsidP="00690705">
      <w:pPr>
        <w:pStyle w:val="StandardWeb"/>
        <w:jc w:val="both"/>
        <w:rPr>
          <w:ins w:id="26" w:author="Stephan Hahnel" w:date="2018-01-05T08:31:00Z"/>
        </w:rPr>
      </w:pPr>
      <w:r>
        <w:t xml:space="preserve">In der Index-Form werden in den Strings an Stellen, an welchen ein dynamischer Inhalt erscheinen soll, ein in geschweifte Klammern geschriebener Index gestellt. </w:t>
      </w:r>
    </w:p>
    <w:p w:rsidR="00FB71F9" w:rsidRDefault="00A37BB4" w:rsidP="00690705">
      <w:pPr>
        <w:pStyle w:val="StandardWeb"/>
        <w:jc w:val="both"/>
        <w:rPr>
          <w:ins w:id="27" w:author="Stephan Hahnel" w:date="2018-01-05T08:37:00Z"/>
        </w:rPr>
      </w:pPr>
      <w:r>
        <w:t xml:space="preserve">Dem String werden die Variablen, durch Kommata getrennt, nachgestellt. </w:t>
      </w:r>
    </w:p>
    <w:p w:rsidR="00A37BB4" w:rsidRDefault="00A37BB4" w:rsidP="00690705">
      <w:pPr>
        <w:pStyle w:val="StandardWeb"/>
        <w:jc w:val="both"/>
      </w:pPr>
      <w:r>
        <w:t>Seit C# Version 6 können in Strings denen ein Dollar-Zeichen ( $ ) vorangestellt wird</w:t>
      </w:r>
      <w:ins w:id="28" w:author="Stephan Hahnel" w:date="2018-01-05T08:37:00Z">
        <w:r w:rsidR="00FB71F9">
          <w:t>,</w:t>
        </w:r>
      </w:ins>
      <w:r>
        <w:t xml:space="preserve"> die Variablenbezeichner direkt in die geschweifte Klammern im String geschrieben werden.</w:t>
      </w:r>
    </w:p>
    <w:p w:rsidR="00A37BB4" w:rsidRPr="006D6252" w:rsidDel="00FB71F9" w:rsidRDefault="00A37BB4" w:rsidP="00583AF6">
      <w:pPr>
        <w:pStyle w:val="StandardWeb"/>
        <w:jc w:val="both"/>
        <w:rPr>
          <w:del w:id="29" w:author="Stephan Hahnel" w:date="2018-01-05T08:31:00Z"/>
        </w:rPr>
      </w:pPr>
    </w:p>
    <w:p w:rsidR="00A37BB4" w:rsidDel="00FB71F9" w:rsidRDefault="00A37BB4" w:rsidP="00583AF6">
      <w:pPr>
        <w:pStyle w:val="StandardWeb"/>
        <w:jc w:val="both"/>
        <w:rPr>
          <w:del w:id="30" w:author="Stephan Hahnel" w:date="2018-01-05T08:31:00Z"/>
        </w:rPr>
      </w:pPr>
    </w:p>
    <w:p w:rsidR="00A37BB4" w:rsidRDefault="00A37BB4">
      <w:r>
        <w:br w:type="page"/>
      </w:r>
    </w:p>
    <w:p w:rsidR="00A37BB4" w:rsidRPr="006D6252" w:rsidRDefault="00A37BB4" w:rsidP="00A37BB4">
      <w:pPr>
        <w:pStyle w:val="berschrift1"/>
      </w:pPr>
      <w:bookmarkStart w:id="31" w:name="_Toc502761889"/>
      <w:r>
        <w:lastRenderedPageBreak/>
        <w:t>Konsoleneingaben verarbeiten</w:t>
      </w:r>
      <w:bookmarkEnd w:id="31"/>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206A256B" wp14:editId="3D3C1DE2">
            <wp:extent cx="5760720" cy="3240405"/>
            <wp:effectExtent l="19050" t="19050" r="11430"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FB71F9" w:rsidRDefault="00A37BB4" w:rsidP="00583AF6">
      <w:pPr>
        <w:pStyle w:val="StandardWeb"/>
        <w:jc w:val="both"/>
        <w:rPr>
          <w:ins w:id="32" w:author="Stephan Hahnel" w:date="2018-01-05T08:39:00Z"/>
        </w:rPr>
      </w:pPr>
      <w:r>
        <w:t xml:space="preserve">Um Benutzereingaben über die Konsole abzugreifen wird (u.a.) die </w:t>
      </w:r>
      <w:proofErr w:type="spellStart"/>
      <w:r>
        <w:t>ReadLine</w:t>
      </w:r>
      <w:proofErr w:type="spellEnd"/>
      <w:r>
        <w:t xml:space="preserve">()-Funktion der </w:t>
      </w:r>
      <w:proofErr w:type="spellStart"/>
      <w:r>
        <w:t>Console</w:t>
      </w:r>
      <w:proofErr w:type="spellEnd"/>
      <w:r>
        <w:t>-Klasse verwendet, welche einen String an den Aufrufer zurück gibt</w:t>
      </w:r>
      <w:ins w:id="33" w:author="Stephan Hahnel" w:date="2018-01-05T08:39:00Z">
        <w:r w:rsidR="00FB71F9">
          <w:t xml:space="preserve"> und</w:t>
        </w:r>
      </w:ins>
      <w:del w:id="34" w:author="Stephan Hahnel" w:date="2018-01-05T08:39:00Z">
        <w:r w:rsidDel="00FB71F9">
          <w:delText>,</w:delText>
        </w:r>
      </w:del>
      <w:r>
        <w:t xml:space="preserve"> </w:t>
      </w:r>
      <w:del w:id="35" w:author="Stephan Hahnel" w:date="2018-01-05T08:39:00Z">
        <w:r w:rsidDel="00FB71F9">
          <w:delText xml:space="preserve">welche </w:delText>
        </w:r>
      </w:del>
      <w:r>
        <w:t xml:space="preserve">in einer String-Variablen gespeichert werden muss. </w:t>
      </w:r>
    </w:p>
    <w:p w:rsidR="00A37BB4" w:rsidRDefault="00A37BB4" w:rsidP="00583AF6">
      <w:pPr>
        <w:pStyle w:val="StandardWeb"/>
        <w:jc w:val="both"/>
      </w:pPr>
      <w:r>
        <w:t>Damit mit diesem String z.B. gerechnet werden kann, muss der String zunächst in einen anderen Datentyp konvertiert werden (vgl. nächste Folie).</w:t>
      </w:r>
    </w:p>
    <w:p w:rsidR="00A37BB4" w:rsidRDefault="00A37BB4" w:rsidP="00583AF6">
      <w:pPr>
        <w:pStyle w:val="StandardWeb"/>
        <w:jc w:val="both"/>
      </w:pPr>
      <w:r>
        <w:t xml:space="preserve">Mittels der </w:t>
      </w:r>
      <w:proofErr w:type="spellStart"/>
      <w:r>
        <w:t>ReadKey</w:t>
      </w:r>
      <w:proofErr w:type="spellEnd"/>
      <w:r>
        <w:t xml:space="preserve">()-Methode der </w:t>
      </w:r>
      <w:proofErr w:type="spellStart"/>
      <w:r>
        <w:t>Console</w:t>
      </w:r>
      <w:proofErr w:type="spellEnd"/>
      <w:r>
        <w:t>-Klasse greift man ein einzelnes Zeichen (</w:t>
      </w:r>
      <w:proofErr w:type="spellStart"/>
      <w:r>
        <w:t>char</w:t>
      </w:r>
      <w:proofErr w:type="spellEnd"/>
      <w:r>
        <w:t>) vom Benutzer ab. Diese Funktion wird in Konsolenanwendungen auch als Warte-Befehl verwendet.</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36" w:name="_Toc502761890"/>
      <w:r>
        <w:lastRenderedPageBreak/>
        <w:t>Konvertierung von Datentypen (Casting)</w:t>
      </w:r>
      <w:bookmarkEnd w:id="36"/>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0B779DD" wp14:editId="570A9E86">
            <wp:extent cx="5760720" cy="3240405"/>
            <wp:effectExtent l="19050" t="19050" r="11430" b="171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C405A5" w:rsidRDefault="00A37BB4" w:rsidP="00583AF6">
      <w:pPr>
        <w:pStyle w:val="StandardWeb"/>
        <w:jc w:val="both"/>
      </w:pPr>
      <w:r>
        <w:t xml:space="preserve">Damit ein Wert/Objekt in einem anderen Kontext als in dem ihres eigenen Datentyps verwendet werden (z.B. mit einer Benutzereingabe rechnen) kann, muss dieser zunächst in einen anderen Typen konvertiert werden. </w:t>
      </w:r>
    </w:p>
    <w:p w:rsidR="00C405A5" w:rsidRDefault="00A37BB4" w:rsidP="00583AF6">
      <w:pPr>
        <w:pStyle w:val="StandardWeb"/>
        <w:jc w:val="both"/>
      </w:pPr>
      <w:r>
        <w:t>Dabei wird zwischen einer impliziten (d.h. nicht explizit geforderten) und expliziten Umwandlung unterschieden. Konvertierungen von ungenaue</w:t>
      </w:r>
      <w:r w:rsidR="00C405A5">
        <w:t>ren zu genaueren Datentypen (z.</w:t>
      </w:r>
      <w:r>
        <w:t xml:space="preserve">B. </w:t>
      </w:r>
      <w:proofErr w:type="spellStart"/>
      <w:r>
        <w:t>int</w:t>
      </w:r>
      <w:proofErr w:type="spellEnd"/>
      <w:r>
        <w:t xml:space="preserve"> -&gt; double) funktionieren immer implizit, da es hierbei in keinem Fall zu einem Informationsverlust kommen kann. Die umgekehrte Richtung muss explizit erfolgen. </w:t>
      </w:r>
    </w:p>
    <w:p w:rsidR="00C405A5" w:rsidRDefault="00A37BB4" w:rsidP="00583AF6">
      <w:pPr>
        <w:pStyle w:val="StandardWeb"/>
        <w:jc w:val="both"/>
      </w:pPr>
      <w:r>
        <w:t>Diese wird durch einen sogenannten Cast durchgeführt</w:t>
      </w:r>
      <w:ins w:id="37" w:author="Stephan Hahnel" w:date="2018-01-04T14:27:00Z">
        <w:r w:rsidR="00C405A5">
          <w:t>,</w:t>
        </w:r>
      </w:ins>
      <w:r>
        <w:t xml:space="preserve"> wobei man den neuen Datentyp in runden Klammern vor die umzuwandelnde Variable schreibt. Dabei erlaubt man praktisch den zu erwartenden Informationsverlust (z.B. bei der Umwandlung double -&gt; </w:t>
      </w:r>
      <w:proofErr w:type="spellStart"/>
      <w:r>
        <w:t>int</w:t>
      </w:r>
      <w:proofErr w:type="spellEnd"/>
      <w:r>
        <w:t xml:space="preserve"> werden die Nachkommastellen abgeschnitten). </w:t>
      </w:r>
    </w:p>
    <w:p w:rsidR="00A37BB4" w:rsidRDefault="00A37BB4" w:rsidP="00583AF6">
      <w:pPr>
        <w:pStyle w:val="StandardWeb"/>
        <w:jc w:val="both"/>
      </w:pPr>
      <w:r>
        <w:t xml:space="preserve">Eine Umwandlung von String in einen numerischen Datentyp ist nur über die Hilfsfunktion Parse() des jeweiligen neuen </w:t>
      </w:r>
      <w:ins w:id="38" w:author="Stephan Hahnel" w:date="2018-01-04T14:29:00Z">
        <w:r w:rsidR="00C405A5">
          <w:t>D</w:t>
        </w:r>
      </w:ins>
      <w:del w:id="39" w:author="Stephan Hahnel" w:date="2018-01-04T14:28:00Z">
        <w:r w:rsidDel="00C405A5">
          <w:delText>d</w:delText>
        </w:r>
      </w:del>
      <w:r>
        <w:t>atentyps möglich. Dabei darf der zu parsende String nur Ziffern enthalten.</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40" w:name="_Toc502761891"/>
      <w:r>
        <w:lastRenderedPageBreak/>
        <w:t>Mathematische Operatoren und Funktionen</w:t>
      </w:r>
      <w:bookmarkEnd w:id="40"/>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DCE057D" wp14:editId="781276FA">
            <wp:extent cx="5760720" cy="3240405"/>
            <wp:effectExtent l="19050" t="19050" r="11430" b="171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C405A5" w:rsidRDefault="00A37BB4" w:rsidP="00583AF6">
      <w:pPr>
        <w:pStyle w:val="StandardWeb"/>
        <w:jc w:val="both"/>
      </w:pPr>
      <w:r>
        <w:t xml:space="preserve">Zur Ausführung von mathematischen Operationen werden die Standart-Zeichen ( + - * / ) verwendet. </w:t>
      </w:r>
    </w:p>
    <w:p w:rsidR="00A37BB4" w:rsidRDefault="00A37BB4" w:rsidP="00583AF6">
      <w:pPr>
        <w:pStyle w:val="StandardWeb"/>
        <w:jc w:val="both"/>
      </w:pPr>
      <w:r>
        <w:t>Will man einen Wert selbst manipulieren kann man die verkürzten Schreibweisen ( += -= *= /= ) verwenden.</w:t>
      </w:r>
    </w:p>
    <w:p w:rsidR="00A37BB4" w:rsidRDefault="00A37BB4" w:rsidP="00583AF6">
      <w:pPr>
        <w:pStyle w:val="StandardWeb"/>
        <w:jc w:val="both"/>
      </w:pPr>
      <w:r>
        <w:t>Die Funktionen der Math-Klasse bieten zusätzliche mathematische Operationen, wie beispielsweise das Runden an.</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41" w:name="_Toc502761892"/>
      <w:r>
        <w:lastRenderedPageBreak/>
        <w:t>Fragen</w:t>
      </w:r>
      <w:bookmarkEnd w:id="41"/>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78758C10" wp14:editId="0EDB9AB7">
            <wp:extent cx="5760720" cy="3240405"/>
            <wp:effectExtent l="19050" t="19050" r="11430" b="171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C405A5" w:rsidRDefault="00A37BB4" w:rsidP="00583AF6">
      <w:pPr>
        <w:pStyle w:val="StandardWeb"/>
        <w:jc w:val="both"/>
      </w:pPr>
      <w:r>
        <w:t xml:space="preserve">Antworten: </w:t>
      </w:r>
    </w:p>
    <w:p w:rsidR="00C405A5" w:rsidRDefault="00A37BB4" w:rsidP="00583AF6">
      <w:pPr>
        <w:pStyle w:val="StandardWeb"/>
        <w:jc w:val="both"/>
      </w:pPr>
      <w:r>
        <w:t xml:space="preserve">Die </w:t>
      </w:r>
      <w:proofErr w:type="spellStart"/>
      <w:r>
        <w:t>Garbage</w:t>
      </w:r>
      <w:proofErr w:type="spellEnd"/>
      <w:r>
        <w:t xml:space="preserve"> Collection löscht alle Objekte aus dem Speicher, welche nicht mehr referenziert (d.h. in Variablen gespeichert) sind. </w:t>
      </w:r>
    </w:p>
    <w:p w:rsidR="00C405A5" w:rsidRDefault="00A37BB4" w:rsidP="00583AF6">
      <w:pPr>
        <w:pStyle w:val="StandardWeb"/>
        <w:jc w:val="both"/>
      </w:pPr>
      <w:r>
        <w:t xml:space="preserve">Für Zeichenketten muss der Datentyp ‚String‘ verwendet werden. </w:t>
      </w:r>
    </w:p>
    <w:p w:rsidR="00A37BB4" w:rsidRDefault="00A37BB4" w:rsidP="00583AF6">
      <w:pPr>
        <w:pStyle w:val="StandardWeb"/>
        <w:jc w:val="both"/>
        <w:rPr>
          <w:b/>
        </w:rPr>
      </w:pPr>
      <w:r>
        <w:t xml:space="preserve">x=2 </w:t>
      </w:r>
      <w:r w:rsidR="00C405A5">
        <w:sym w:font="Wingdings" w:char="F0E0"/>
      </w:r>
      <w:r>
        <w:t xml:space="preserve"> x+=2 </w:t>
      </w:r>
      <w:r w:rsidR="00C405A5">
        <w:sym w:font="Wingdings" w:char="F0E0"/>
      </w:r>
      <w:r>
        <w:t xml:space="preserve"> </w:t>
      </w:r>
      <w:r w:rsidRPr="00317AEA">
        <w:rPr>
          <w:b/>
        </w:rPr>
        <w:t>x=4</w:t>
      </w:r>
      <w:r>
        <w:t xml:space="preserve"> </w:t>
      </w:r>
      <w:r w:rsidR="00C405A5">
        <w:sym w:font="Wingdings" w:char="F0E0"/>
      </w:r>
      <w:r w:rsidR="00C405A5">
        <w:t xml:space="preserve"> </w:t>
      </w:r>
      <w:r>
        <w:t xml:space="preserve">x++ </w:t>
      </w:r>
      <w:r w:rsidR="00C405A5">
        <w:sym w:font="Wingdings" w:char="F0E0"/>
      </w:r>
      <w:r>
        <w:t xml:space="preserve"> </w:t>
      </w:r>
      <w:r w:rsidRPr="00317AEA">
        <w:rPr>
          <w:b/>
        </w:rPr>
        <w:t>x=5</w:t>
      </w:r>
      <w:r>
        <w:t xml:space="preserve"> </w:t>
      </w:r>
      <w:r w:rsidR="00C405A5">
        <w:sym w:font="Wingdings" w:char="F0E0"/>
      </w:r>
      <w:r>
        <w:t xml:space="preserve"> x=x%2 </w:t>
      </w:r>
      <w:r w:rsidR="00317AEA">
        <w:sym w:font="Wingdings" w:char="F0E0"/>
      </w:r>
      <w:r>
        <w:t xml:space="preserve"> </w:t>
      </w:r>
      <w:r w:rsidRPr="00317AEA">
        <w:rPr>
          <w:b/>
        </w:rPr>
        <w:t>x=1</w:t>
      </w:r>
    </w:p>
    <w:p w:rsidR="00317AEA" w:rsidRDefault="00317AEA" w:rsidP="00583AF6">
      <w:pPr>
        <w:pStyle w:val="StandardWeb"/>
        <w:jc w:val="both"/>
      </w:pPr>
      <w:ins w:id="42" w:author="Stephan Hahnel" w:date="2018-01-04T14:35:00Z">
        <w:r>
          <w:t xml:space="preserve">FEHLEN </w:t>
        </w:r>
        <w:r w:rsidRPr="00317AEA">
          <w:t xml:space="preserve">HIER </w:t>
        </w:r>
        <w:r>
          <w:t>NOCH 2 ANTWORTEN?</w:t>
        </w:r>
      </w:ins>
    </w:p>
    <w:p w:rsidR="00A37BB4" w:rsidRPr="006D6252" w:rsidRDefault="00A37BB4" w:rsidP="00583AF6">
      <w:pPr>
        <w:pStyle w:val="StandardWeb"/>
        <w:jc w:val="both"/>
      </w:pPr>
    </w:p>
    <w:p w:rsidR="00A37BB4" w:rsidRDefault="00A37BB4" w:rsidP="00A37BB4"/>
    <w:p w:rsidR="00A37BB4" w:rsidRDefault="00A37BB4">
      <w:pPr>
        <w:sectPr w:rsidR="00A37BB4" w:rsidSect="00A817AF">
          <w:headerReference w:type="default" r:id="rId20"/>
          <w:footerReference w:type="default" r:id="rId21"/>
          <w:pgSz w:w="11906" w:h="16838"/>
          <w:pgMar w:top="1417" w:right="1417" w:bottom="1134" w:left="1417" w:header="426" w:footer="708" w:gutter="0"/>
          <w:pgNumType w:start="0"/>
          <w:cols w:space="708"/>
          <w:titlePg/>
          <w:docGrid w:linePitch="360"/>
        </w:sectPr>
      </w:pPr>
    </w:p>
    <w:p w:rsidR="00A37BB4" w:rsidRPr="006D6252" w:rsidRDefault="00A37BB4" w:rsidP="00A37BB4">
      <w:pPr>
        <w:pStyle w:val="berschrift1"/>
      </w:pPr>
      <w:bookmarkStart w:id="43" w:name="_Toc502761893"/>
      <w:r>
        <w:lastRenderedPageBreak/>
        <w:t>Kontrollstrukturen</w:t>
      </w:r>
      <w:bookmarkEnd w:id="43"/>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2525AE57" wp14:editId="128CBD0A">
            <wp:extent cx="5760720" cy="3240405"/>
            <wp:effectExtent l="19050" t="19050" r="11430" b="171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Kontrollstrukturen bieten diverse Methoden mit denen das Programm auf verschiedene Zust</w:t>
      </w:r>
      <w:ins w:id="44" w:author="Stephan Hahnel" w:date="2018-01-04T14:36:00Z">
        <w:r w:rsidR="00317AEA">
          <w:t>ä</w:t>
        </w:r>
      </w:ins>
      <w:del w:id="45" w:author="Stephan Hahnel" w:date="2018-01-04T14:36:00Z">
        <w:r w:rsidDel="00317AEA">
          <w:delText>a</w:delText>
        </w:r>
      </w:del>
      <w:r>
        <w:t>nde reagieren und entsprechend unterschiedliche Anweisungen ausführen kann.</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46" w:name="_Toc502761894"/>
      <w:r>
        <w:lastRenderedPageBreak/>
        <w:t>Logische Operatoren</w:t>
      </w:r>
      <w:bookmarkEnd w:id="46"/>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1C42B548" wp14:editId="7F7392E9">
            <wp:extent cx="5760720" cy="3240405"/>
            <wp:effectExtent l="19050" t="19050" r="11430" b="171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Die Zustände mit </w:t>
      </w:r>
      <w:ins w:id="47" w:author="Stephan Hahnel" w:date="2018-01-05T08:40:00Z">
        <w:r w:rsidR="00181D42">
          <w:t>d</w:t>
        </w:r>
      </w:ins>
      <w:del w:id="48" w:author="Stephan Hahnel" w:date="2018-01-05T08:40:00Z">
        <w:r w:rsidDel="00181D42">
          <w:delText>j</w:delText>
        </w:r>
      </w:del>
      <w:r>
        <w:t>enen die Kontrollstrukturen kontrolliert werden, werden in bool</w:t>
      </w:r>
      <w:ins w:id="49" w:author="Stephan Hahnel" w:date="2018-01-04T14:37:00Z">
        <w:r w:rsidR="00317AEA">
          <w:t>e</w:t>
        </w:r>
      </w:ins>
      <w:r>
        <w:t xml:space="preserve">schen Werten angegeben. Diese können entweder durch eine </w:t>
      </w:r>
      <w:proofErr w:type="spellStart"/>
      <w:r>
        <w:t>bool</w:t>
      </w:r>
      <w:proofErr w:type="spellEnd"/>
      <w:r>
        <w:t>-Variable oder einen logischen Ausdruck dargestellt werden.</w:t>
      </w:r>
    </w:p>
    <w:p w:rsidR="00A37BB4" w:rsidRDefault="00A37BB4" w:rsidP="00583AF6">
      <w:pPr>
        <w:pStyle w:val="StandardWeb"/>
        <w:jc w:val="both"/>
      </w:pPr>
      <w:r>
        <w:t>Logische Ausdrücke sind Ausdrücke, welche per Definition nur mit den objektive</w:t>
      </w:r>
      <w:ins w:id="50" w:author="Stephan Hahnel" w:date="2018-01-05T08:41:00Z">
        <w:r w:rsidR="00181D42">
          <w:t>n</w:t>
        </w:r>
      </w:ins>
      <w:r>
        <w:t xml:space="preserve"> Werten wahr</w:t>
      </w:r>
      <w:ins w:id="51" w:author="Stephan Hahnel" w:date="2018-01-05T08:41:00Z">
        <w:r w:rsidR="00181D42">
          <w:t xml:space="preserve"> (</w:t>
        </w:r>
        <w:proofErr w:type="spellStart"/>
        <w:r w:rsidR="00181D42">
          <w:t>true</w:t>
        </w:r>
        <w:proofErr w:type="spellEnd"/>
        <w:r w:rsidR="00181D42">
          <w:t>)</w:t>
        </w:r>
      </w:ins>
      <w:r>
        <w:t xml:space="preserve"> und unwahr</w:t>
      </w:r>
      <w:ins w:id="52" w:author="Stephan Hahnel" w:date="2018-01-05T08:41:00Z">
        <w:r w:rsidR="00181D42">
          <w:t xml:space="preserve"> (</w:t>
        </w:r>
        <w:proofErr w:type="spellStart"/>
        <w:r w:rsidR="00181D42">
          <w:t>false</w:t>
        </w:r>
        <w:proofErr w:type="spellEnd"/>
        <w:r w:rsidR="00181D42">
          <w:t>)</w:t>
        </w:r>
      </w:ins>
      <w:r>
        <w:t xml:space="preserve"> belegt werden können. Die Werte ergeben sich durch die oben abgebildeten logischen Operatoren. Dabei können die größer/kleiner-Operatoren nur auf numerische Werte und der und- ( &amp;&amp; ), oder- ( || ) und </w:t>
      </w:r>
      <w:proofErr w:type="spellStart"/>
      <w:r>
        <w:t>xor</w:t>
      </w:r>
      <w:proofErr w:type="spellEnd"/>
      <w:r>
        <w:t>- ( ^ ) Operator nur auf bool</w:t>
      </w:r>
      <w:ins w:id="53" w:author="Stephan Hahnel" w:date="2018-01-04T14:37:00Z">
        <w:r w:rsidR="00317AEA">
          <w:t>e</w:t>
        </w:r>
      </w:ins>
      <w:r>
        <w:t>sche Werte angewendet werden.</w:t>
      </w:r>
    </w:p>
    <w:p w:rsidR="00317AEA" w:rsidRDefault="00A37BB4" w:rsidP="00583AF6">
      <w:pPr>
        <w:pStyle w:val="StandardWeb"/>
        <w:jc w:val="both"/>
      </w:pPr>
      <w:r>
        <w:t xml:space="preserve">Es ist ebenfalls zu beachten, dass bei den hier gezeigten Versionen der und- und oder-Operatoren bedingte Operatoren sind. Dies bedeutet, dass, wenn bei einer Prüfung des ersten Werts bereits ein eindeutiges Ergebnis des Ausdrucks feststeht, eine weitere Prüfung nicht stattfindet. </w:t>
      </w:r>
    </w:p>
    <w:p w:rsidR="00A37BB4" w:rsidRDefault="00A37BB4" w:rsidP="00583AF6">
      <w:pPr>
        <w:pStyle w:val="StandardWeb"/>
        <w:jc w:val="both"/>
      </w:pPr>
      <w:r>
        <w:t>Möchte man, dass trotzdem der vollständige Ausdruck geprüft wird, sollte man die bitweisen Operatoren ( &amp; bzw. | ) verwendet.</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54" w:name="_Toc502761895"/>
      <w:r>
        <w:lastRenderedPageBreak/>
        <w:t>Bedingungen</w:t>
      </w:r>
      <w:bookmarkEnd w:id="54"/>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D026E65" wp14:editId="042C1BF4">
            <wp:extent cx="5760720" cy="3240405"/>
            <wp:effectExtent l="19050" t="19050" r="11430" b="171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Mit IF-ELSE-Blocken können Bedingungen und deren Konsequenzen definiert werden. Ein IF-ELSE-Block bes</w:t>
      </w:r>
      <w:ins w:id="55" w:author="Stephan Hahnel" w:date="2018-01-04T14:38:00Z">
        <w:r w:rsidR="00317AEA">
          <w:t>t</w:t>
        </w:r>
      </w:ins>
      <w:r>
        <w:t>eht mindestens aus einem IF-Block mit dessen Bedingung. Optional können beliebig viele ELSE-IF-Blocke mit weiteren Bedingungen sowie ein ELSE-Block mit einem Default-Fall definiert werden.</w:t>
      </w:r>
    </w:p>
    <w:p w:rsidR="00317AEA" w:rsidRDefault="00A37BB4" w:rsidP="00583AF6">
      <w:pPr>
        <w:pStyle w:val="StandardWeb"/>
        <w:jc w:val="both"/>
      </w:pPr>
      <w:r>
        <w:t xml:space="preserve">Das Programm wird nun nacheinander die angegebenen Bedingungen prüfen und den Körper der ersten als wahr erkannten Bedingung ausführen. Danach wird das Programm mit dem ‚normalen‘ Code nach dem Block weitermachen. </w:t>
      </w:r>
    </w:p>
    <w:p w:rsidR="00A37BB4" w:rsidRDefault="00A37BB4" w:rsidP="00583AF6">
      <w:pPr>
        <w:pStyle w:val="StandardWeb"/>
        <w:jc w:val="both"/>
      </w:pPr>
      <w:r>
        <w:t>Wenn keine Bedingungen der IF/ELSE-IF-Blöcke wahr ist</w:t>
      </w:r>
      <w:ins w:id="56" w:author="Stephan Hahnel" w:date="2018-01-05T08:43:00Z">
        <w:r w:rsidR="00181D42">
          <w:t>,</w:t>
        </w:r>
      </w:ins>
      <w:r>
        <w:t xml:space="preserve"> wird das Programm den Körper des ELSE-Block ausführen.</w:t>
      </w:r>
    </w:p>
    <w:p w:rsidR="00A37BB4" w:rsidRDefault="00A37BB4" w:rsidP="00583AF6">
      <w:pPr>
        <w:pStyle w:val="StandardWeb"/>
        <w:jc w:val="both"/>
      </w:pPr>
      <w:r>
        <w:t>IF-Blöcke mit nur zwei Möglichkeiten können in einer Kurznotation geschrieben werden: (Bedingung) ? (</w:t>
      </w:r>
      <w:proofErr w:type="spellStart"/>
      <w:r>
        <w:t>true</w:t>
      </w:r>
      <w:proofErr w:type="spellEnd"/>
      <w:r>
        <w:t>-Anweisung) : (</w:t>
      </w:r>
      <w:proofErr w:type="spellStart"/>
      <w:r>
        <w:t>else</w:t>
      </w:r>
      <w:proofErr w:type="spellEnd"/>
      <w:r>
        <w:t xml:space="preserve">-Anweisung) Die </w:t>
      </w:r>
      <w:proofErr w:type="spellStart"/>
      <w:r>
        <w:t>true</w:t>
      </w:r>
      <w:proofErr w:type="spellEnd"/>
      <w:r>
        <w:t xml:space="preserve">-Anweisung wird ausgeführt, wenn die Bedingung wahr ist. Ansonsten wird die </w:t>
      </w:r>
      <w:proofErr w:type="spellStart"/>
      <w:r>
        <w:t>else</w:t>
      </w:r>
      <w:proofErr w:type="spellEnd"/>
      <w:r>
        <w:t>-Anweisung ausgeführt.</w:t>
      </w:r>
    </w:p>
    <w:p w:rsidR="00A37BB4" w:rsidRPr="006D6252" w:rsidRDefault="00A37BB4" w:rsidP="00A37BB4">
      <w:pPr>
        <w:pStyle w:val="Fakten"/>
      </w:pPr>
    </w:p>
    <w:p w:rsidR="00A37BB4" w:rsidRDefault="00181D42" w:rsidP="00A37BB4">
      <w:ins w:id="57" w:author="Stephan Hahnel" w:date="2018-01-05T08:44:00Z">
        <w:r w:rsidRPr="00181D42">
          <w:t>IDEE: Schleifen grafisch darstellen</w:t>
        </w:r>
      </w:ins>
      <w:ins w:id="58" w:author="Stephan Hahnel" w:date="2018-01-05T08:45:00Z">
        <w:r>
          <w:t xml:space="preserve">  </w:t>
        </w:r>
        <w:r>
          <w:rPr>
            <w:rFonts w:ascii="Arial" w:hAnsi="Arial" w:cs="Arial"/>
            <w:noProof/>
            <w:color w:val="0000FF"/>
            <w:sz w:val="27"/>
            <w:szCs w:val="27"/>
          </w:rPr>
          <w:drawing>
            <wp:inline distT="0" distB="0" distL="0" distR="0">
              <wp:extent cx="1190525" cy="626710"/>
              <wp:effectExtent l="0" t="0" r="0" b="2540"/>
              <wp:docPr id="94" name="Grafik 94" descr="Bildergebnis für if else schleif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if else schleife">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50410" cy="658234"/>
                      </a:xfrm>
                      <a:prstGeom prst="rect">
                        <a:avLst/>
                      </a:prstGeom>
                      <a:noFill/>
                      <a:ln>
                        <a:noFill/>
                      </a:ln>
                    </pic:spPr>
                  </pic:pic>
                </a:graphicData>
              </a:graphic>
            </wp:inline>
          </w:drawing>
        </w:r>
      </w:ins>
    </w:p>
    <w:p w:rsidR="00A37BB4" w:rsidRDefault="00A37BB4">
      <w:r>
        <w:br w:type="page"/>
      </w:r>
    </w:p>
    <w:p w:rsidR="00A37BB4" w:rsidRPr="006D6252" w:rsidRDefault="00A37BB4" w:rsidP="00A37BB4">
      <w:pPr>
        <w:pStyle w:val="berschrift1"/>
      </w:pPr>
      <w:bookmarkStart w:id="59" w:name="_Toc502761896"/>
      <w:r>
        <w:lastRenderedPageBreak/>
        <w:t>Zahlenratespiel (Teil 1)</w:t>
      </w:r>
      <w:bookmarkEnd w:id="59"/>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6AE8F6E" wp14:editId="62F846E8">
            <wp:extent cx="5760720" cy="3240405"/>
            <wp:effectExtent l="19050" t="19050" r="11430" b="171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Mittels der Zuweisung ‚Random </w:t>
      </w:r>
      <w:proofErr w:type="spellStart"/>
      <w:r>
        <w:t>generator</w:t>
      </w:r>
      <w:proofErr w:type="spellEnd"/>
      <w:r>
        <w:t xml:space="preserve"> = </w:t>
      </w:r>
      <w:proofErr w:type="spellStart"/>
      <w:r>
        <w:t>new</w:t>
      </w:r>
      <w:proofErr w:type="spellEnd"/>
      <w:r>
        <w:t xml:space="preserve"> Random();‘ wird ein neues Objekt der Klasse Random in einer Variable vom Typ Random mit dem Namen ‚</w:t>
      </w:r>
      <w:proofErr w:type="spellStart"/>
      <w:r>
        <w:t>generator</w:t>
      </w:r>
      <w:proofErr w:type="spellEnd"/>
      <w:r>
        <w:t>‘ erzeugt.</w:t>
      </w:r>
    </w:p>
    <w:p w:rsidR="00317AEA" w:rsidRDefault="00A37BB4" w:rsidP="00583AF6">
      <w:pPr>
        <w:pStyle w:val="StandardWeb"/>
        <w:jc w:val="both"/>
      </w:pPr>
      <w:r>
        <w:t xml:space="preserve">Objekte der Random-Klasse können mittels der Next()-Funktion zufällige Zahlen in dem angegeben Bereich erzeugen. </w:t>
      </w:r>
    </w:p>
    <w:p w:rsidR="00A37BB4" w:rsidRDefault="00A37BB4" w:rsidP="00583AF6">
      <w:pPr>
        <w:pStyle w:val="StandardWeb"/>
        <w:jc w:val="both"/>
      </w:pPr>
      <w:r>
        <w:t>Zu beachten ist dabei, dass der erste Parameter der Next()-Funktion ein inklusiver Wert, der zweite Parameter aber ein exklusiver Wert ist. D.h. die erzeugte Zahl wird maximal eins kleiner als der zweite Parameter sein.</w:t>
      </w:r>
    </w:p>
    <w:p w:rsidR="00A37BB4" w:rsidRPr="006D6252" w:rsidRDefault="00A37BB4" w:rsidP="00583AF6">
      <w:pPr>
        <w:pStyle w:val="StandardWeb"/>
        <w:jc w:val="both"/>
      </w:pPr>
    </w:p>
    <w:p w:rsidR="00A37BB4" w:rsidRDefault="00A37BB4" w:rsidP="00583AF6">
      <w:pPr>
        <w:pStyle w:val="StandardWeb"/>
        <w:jc w:val="both"/>
      </w:pPr>
    </w:p>
    <w:p w:rsidR="00A37BB4" w:rsidRDefault="00A37BB4">
      <w:r>
        <w:br w:type="page"/>
      </w:r>
    </w:p>
    <w:p w:rsidR="00A37BB4" w:rsidRPr="006D6252" w:rsidRDefault="00A37BB4" w:rsidP="00A37BB4">
      <w:pPr>
        <w:pStyle w:val="berschrift1"/>
      </w:pPr>
      <w:bookmarkStart w:id="60" w:name="_Toc502761897"/>
      <w:r>
        <w:lastRenderedPageBreak/>
        <w:t>Schleifen</w:t>
      </w:r>
      <w:bookmarkEnd w:id="60"/>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41321DFD" wp14:editId="0BADAA57">
            <wp:extent cx="5760720" cy="3240405"/>
            <wp:effectExtent l="19050" t="19050" r="11430" b="171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Schleifen wiederholen den Code in ihrem Körper solange die Bedingung wahr ist. Um Endlosschleifen zu vermeiden, sollte die Bedingung zu Laufzeit der Schleife manipuliert werden.</w:t>
      </w:r>
    </w:p>
    <w:p w:rsidR="00A37BB4" w:rsidRDefault="00A37BB4" w:rsidP="00583AF6">
      <w:pPr>
        <w:pStyle w:val="StandardWeb"/>
        <w:jc w:val="both"/>
      </w:pPr>
      <w:r>
        <w:t>Die WHILE-Schleife prüft die Bedingung, bevor sie den nächsten Durchlauf startet. Ist die Bedingung falsch, führt das Programm den Code hinter der Schleife fort. Ist die Bedingung von vornherein falsch, wird die die Schleife übersprungen.</w:t>
      </w:r>
    </w:p>
    <w:p w:rsidR="00A37BB4" w:rsidRDefault="00A37BB4" w:rsidP="00583AF6">
      <w:pPr>
        <w:pStyle w:val="StandardWeb"/>
        <w:jc w:val="both"/>
      </w:pPr>
      <w:r>
        <w:t>Die DO-WHILE-Schleife prüft die Bedingung immer am Ende eines Schleifendurchlaufs und beginnt im Wahrheitsfall einen neuen Durchlauf. Daraus folgt, dass diese Schleife vor der ersten Prüfung der Bedingung in jedem Fall einmal durchläuft.</w:t>
      </w:r>
    </w:p>
    <w:p w:rsidR="00A37BB4" w:rsidRDefault="00A37BB4" w:rsidP="00583AF6">
      <w:pPr>
        <w:pStyle w:val="StandardWeb"/>
        <w:jc w:val="both"/>
      </w:pPr>
      <w:r>
        <w:t>Innerhalb von Schleifen können zwei Schlüsselwörter verwendet werden, um die Schleife zu manipulieren: Mit ‚break‘ wird die Schleife sofort verlassen und der Code nach der Schleife wird ausgeführt. Mit ‚</w:t>
      </w:r>
      <w:proofErr w:type="spellStart"/>
      <w:r>
        <w:t>continue</w:t>
      </w:r>
      <w:proofErr w:type="spellEnd"/>
      <w:r>
        <w:t>‘ wird der aktuelle Schleifendurchlauf abgebrochen und es wird eine erneute Prüfung der Bedingung erzwungen. Ist diese wahr wird ein erneuter Schleifendurchlauf begonnen.</w:t>
      </w:r>
    </w:p>
    <w:p w:rsidR="00A37BB4" w:rsidRDefault="005203FF" w:rsidP="00F1418A">
      <w:pPr>
        <w:pStyle w:val="StandardWeb"/>
        <w:jc w:val="both"/>
      </w:pPr>
      <w:ins w:id="61" w:author="Stephan Hahnel" w:date="2018-01-04T14:58:00Z">
        <w:r>
          <w:t>IDEE: Schleifen grafisch darstellen</w:t>
        </w:r>
      </w:ins>
      <w:ins w:id="62" w:author="Stephan Hahnel" w:date="2018-01-04T15:00:00Z">
        <w:r>
          <w:t xml:space="preserve"> </w:t>
        </w:r>
        <w:r>
          <w:rPr>
            <w:noProof/>
          </w:rPr>
          <w:drawing>
            <wp:inline distT="0" distB="0" distL="0" distR="0" wp14:anchorId="59527426" wp14:editId="42CD719C">
              <wp:extent cx="959578" cy="785495"/>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9836" cy="793892"/>
                      </a:xfrm>
                      <a:prstGeom prst="rect">
                        <a:avLst/>
                      </a:prstGeom>
                    </pic:spPr>
                  </pic:pic>
                </a:graphicData>
              </a:graphic>
            </wp:inline>
          </w:drawing>
        </w:r>
      </w:ins>
      <w:r w:rsidR="00A37BB4">
        <w:br w:type="page"/>
      </w:r>
    </w:p>
    <w:p w:rsidR="00A37BB4" w:rsidRPr="006D6252" w:rsidRDefault="00A37BB4" w:rsidP="00A37BB4">
      <w:pPr>
        <w:pStyle w:val="berschrift1"/>
      </w:pPr>
      <w:bookmarkStart w:id="63" w:name="_Toc502761898"/>
      <w:r>
        <w:lastRenderedPageBreak/>
        <w:t>Zahlenratespiel (Teil 2)</w:t>
      </w:r>
      <w:bookmarkEnd w:id="63"/>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B4DABD1" wp14:editId="3CB025C6">
            <wp:extent cx="5760720" cy="3240405"/>
            <wp:effectExtent l="19050" t="19050" r="11430" b="171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Pr="006D6252" w:rsidRDefault="009328B4" w:rsidP="00A37BB4">
      <w:pPr>
        <w:pStyle w:val="Fakten"/>
      </w:pPr>
      <w:ins w:id="64" w:author="Stephan Hahnel" w:date="2018-01-05T08:53:00Z">
        <w:r>
          <w:t>Quellcode kommentiert einbinden?!?!?</w:t>
        </w:r>
      </w:ins>
    </w:p>
    <w:p w:rsidR="00A37BB4" w:rsidRDefault="00A37BB4" w:rsidP="00A37BB4"/>
    <w:p w:rsidR="00A37BB4" w:rsidRDefault="00A37BB4">
      <w:r>
        <w:br w:type="page"/>
      </w:r>
    </w:p>
    <w:p w:rsidR="00A37BB4" w:rsidRPr="006D6252" w:rsidRDefault="00A37BB4" w:rsidP="00A37BB4">
      <w:pPr>
        <w:pStyle w:val="berschrift1"/>
      </w:pPr>
      <w:bookmarkStart w:id="65" w:name="_Toc502761899"/>
      <w:r>
        <w:lastRenderedPageBreak/>
        <w:t>Arrays</w:t>
      </w:r>
      <w:bookmarkEnd w:id="65"/>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13FE5C14" wp14:editId="3AE91565">
            <wp:extent cx="5760720" cy="3240405"/>
            <wp:effectExtent l="19050" t="19050" r="11430" b="171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F1418A" w:rsidRDefault="00A37BB4" w:rsidP="00583AF6">
      <w:pPr>
        <w:pStyle w:val="StandardWeb"/>
        <w:jc w:val="both"/>
      </w:pPr>
      <w:r>
        <w:t>Arrays sind in ihrer Länge (Anzahl der maximalen Elemente) feste Sammlungen von Werten/Objekten eines einzelnen Datentyps. Deklariert werden sie mit eckigen Klammern [</w:t>
      </w:r>
      <w:del w:id="66" w:author="Stephan Hahnel" w:date="2018-01-04T16:09:00Z">
        <w:r w:rsidDel="0098693C">
          <w:delText xml:space="preserve"> </w:delText>
        </w:r>
      </w:del>
      <w:r>
        <w:t xml:space="preserve">] hinter dem Datentyp. </w:t>
      </w:r>
    </w:p>
    <w:p w:rsidR="00A37BB4" w:rsidRDefault="00A37BB4" w:rsidP="00583AF6">
      <w:pPr>
        <w:pStyle w:val="StandardWeb"/>
        <w:jc w:val="both"/>
      </w:pPr>
      <w:r>
        <w:t>Bei ihrer Initialisierung muss ihre Länge definiert werden. Entweder muss dies durch die direkte Angabe der Länge in den eckigen Klammern des initialisierten Objekts geschehen oder durch explizite Angabe der beinhaltenden Elemente in geschweiften Klammern.</w:t>
      </w:r>
    </w:p>
    <w:p w:rsidR="00A37BB4" w:rsidRDefault="00A37BB4" w:rsidP="00583AF6">
      <w:pPr>
        <w:pStyle w:val="StandardWeb"/>
        <w:jc w:val="both"/>
      </w:pPr>
      <w:r>
        <w:t>Zugegriffen wird auf die Elemente eines Arrays über die Angabe dessen Nullbasierenden Index, wobei die Elemente in der Reihenfolge ihres Vorkommen</w:t>
      </w:r>
      <w:ins w:id="67" w:author="Stephan Hahnel" w:date="2018-01-04T17:00:00Z">
        <w:r w:rsidR="009747A7">
          <w:t>s</w:t>
        </w:r>
      </w:ins>
      <w:r>
        <w:t xml:space="preserve"> in den geschweiften Klammern in das Array geschrieben werden.</w:t>
      </w:r>
    </w:p>
    <w:p w:rsidR="00A37BB4" w:rsidRDefault="00A37BB4" w:rsidP="00583AF6">
      <w:pPr>
        <w:pStyle w:val="StandardWeb"/>
        <w:jc w:val="both"/>
      </w:pPr>
      <w:r>
        <w:t>Man kann bei der Array-Initialisierung sowohl auf das ‚</w:t>
      </w:r>
      <w:proofErr w:type="spellStart"/>
      <w:r>
        <w:t>new</w:t>
      </w:r>
      <w:proofErr w:type="spellEnd"/>
      <w:r>
        <w:t>‘-Stichwort sowie auf den Datentyp verzichten, wenn man die Elemente in die geschweifte</w:t>
      </w:r>
      <w:ins w:id="68" w:author="Stephan Hahnel" w:date="2018-01-04T15:40:00Z">
        <w:r w:rsidR="004F67A4">
          <w:t>n</w:t>
        </w:r>
      </w:ins>
      <w:r>
        <w:t xml:space="preserve"> Klammern schreibt. Beispiel: </w:t>
      </w:r>
      <w:proofErr w:type="spellStart"/>
      <w:r>
        <w:t>string</w:t>
      </w:r>
      <w:proofErr w:type="spellEnd"/>
      <w:r>
        <w:t xml:space="preserve">[] </w:t>
      </w:r>
      <w:proofErr w:type="spellStart"/>
      <w:r>
        <w:t>stringArray</w:t>
      </w:r>
      <w:proofErr w:type="spellEnd"/>
      <w:r>
        <w:t xml:space="preserve"> = {„ab“, „cd“, „</w:t>
      </w:r>
      <w:proofErr w:type="spellStart"/>
      <w:r>
        <w:t>ef</w:t>
      </w:r>
      <w:proofErr w:type="spellEnd"/>
      <w:r>
        <w: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69" w:name="_Toc502761900"/>
      <w:r>
        <w:lastRenderedPageBreak/>
        <w:t>Zähl-Schleifen</w:t>
      </w:r>
      <w:bookmarkEnd w:id="69"/>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908452B" wp14:editId="6C3EE41D">
            <wp:extent cx="5760720" cy="3240405"/>
            <wp:effectExtent l="19050" t="19050" r="11430" b="171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98693C" w:rsidRDefault="00A37BB4" w:rsidP="00583AF6">
      <w:pPr>
        <w:pStyle w:val="StandardWeb"/>
        <w:jc w:val="both"/>
      </w:pPr>
      <w:r>
        <w:t xml:space="preserve">FOR-Schleifen sind Schleifen, bei welchen die Anzahl der Durchläufe durch einen Laufindex festgelegt wird. Bei der Initialisierung muss eine Variable als Laufindex deklariert und initialisiert werden. </w:t>
      </w:r>
    </w:p>
    <w:p w:rsidR="0098693C" w:rsidRDefault="00A37BB4" w:rsidP="00583AF6">
      <w:pPr>
        <w:pStyle w:val="StandardWeb"/>
        <w:jc w:val="both"/>
      </w:pPr>
      <w:r>
        <w:t xml:space="preserve">Daneben müssen eine Bedingung sowie eine Anweisung angegeben werden. Zu Beginn jedes Durchlaufs wird die Bedingung geprüft und im wahr-Fall wird der Durchlauf gestartet. </w:t>
      </w:r>
    </w:p>
    <w:p w:rsidR="00A37BB4" w:rsidRDefault="00A37BB4" w:rsidP="00583AF6">
      <w:pPr>
        <w:pStyle w:val="StandardWeb"/>
        <w:jc w:val="both"/>
      </w:pPr>
      <w:r>
        <w:t>Am Ende jedes Durchlaufs wird die Anweisung ausgeführt. Dies wird solange wiederholt, bis die Anweisung nicht mehr wahr ist.</w:t>
      </w:r>
    </w:p>
    <w:p w:rsidR="00A37BB4" w:rsidRPr="006D6252" w:rsidRDefault="00A37BB4" w:rsidP="00583AF6">
      <w:pPr>
        <w:pStyle w:val="StandardWeb"/>
        <w:jc w:val="both"/>
      </w:pPr>
    </w:p>
    <w:p w:rsidR="00A37BB4" w:rsidRDefault="00EF5C0F" w:rsidP="00A37BB4">
      <w:ins w:id="70" w:author="Stephan Hahnel" w:date="2018-01-04T17:01:00Z">
        <w:r>
          <w:t>SCHLEIFE ALS GRAFIK</w:t>
        </w:r>
      </w:ins>
      <w:ins w:id="71" w:author="Stephan Hahnel" w:date="2018-01-05T08:54:00Z">
        <w:r w:rsidR="009328B4">
          <w:t xml:space="preserve">  </w:t>
        </w:r>
        <w:r w:rsidR="009328B4">
          <w:rPr>
            <w:rFonts w:ascii="Arial" w:hAnsi="Arial" w:cs="Arial"/>
            <w:noProof/>
            <w:color w:val="0000FF"/>
            <w:sz w:val="27"/>
            <w:szCs w:val="27"/>
          </w:rPr>
          <w:drawing>
            <wp:inline distT="0" distB="0" distL="0" distR="0">
              <wp:extent cx="1016318" cy="677545"/>
              <wp:effectExtent l="0" t="0" r="0" b="8255"/>
              <wp:docPr id="95" name="Grafik 95" descr="Bildergebnis für for schleif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for schleif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6813" cy="684542"/>
                      </a:xfrm>
                      <a:prstGeom prst="rect">
                        <a:avLst/>
                      </a:prstGeom>
                      <a:noFill/>
                      <a:ln>
                        <a:noFill/>
                      </a:ln>
                    </pic:spPr>
                  </pic:pic>
                </a:graphicData>
              </a:graphic>
            </wp:inline>
          </w:drawing>
        </w:r>
      </w:ins>
    </w:p>
    <w:p w:rsidR="00A37BB4" w:rsidRDefault="00A37BB4">
      <w:r>
        <w:br w:type="page"/>
      </w:r>
    </w:p>
    <w:p w:rsidR="00A37BB4" w:rsidRPr="006D6252" w:rsidRDefault="00A37BB4" w:rsidP="00A37BB4">
      <w:pPr>
        <w:pStyle w:val="berschrift1"/>
      </w:pPr>
      <w:bookmarkStart w:id="72" w:name="_Toc502761901"/>
      <w:r>
        <w:lastRenderedPageBreak/>
        <w:t>Array durchlaufen</w:t>
      </w:r>
      <w:bookmarkEnd w:id="72"/>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1104FA5" wp14:editId="7FB36AC8">
            <wp:extent cx="5760720" cy="3240405"/>
            <wp:effectExtent l="19050" t="19050" r="11430" b="171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Möchte man eine Sammlung, wie ein Array, durchlaufen lassen kann man in eine FOR-Schleife deren Länge (über die Array-Eigenschaft .</w:t>
      </w:r>
      <w:proofErr w:type="spellStart"/>
      <w:r>
        <w:t>Length</w:t>
      </w:r>
      <w:proofErr w:type="spellEnd"/>
      <w:r>
        <w:t>) als Bedingung eintragen (s.o.). Nun kann man den Laufindex über das Array laufen lassen und spricht so jedes Element genau einmal an.</w:t>
      </w:r>
    </w:p>
    <w:p w:rsidR="009328B4" w:rsidRDefault="00A37BB4" w:rsidP="00583AF6">
      <w:pPr>
        <w:pStyle w:val="StandardWeb"/>
        <w:jc w:val="both"/>
        <w:rPr>
          <w:ins w:id="73" w:author="Stephan Hahnel" w:date="2018-01-05T08:56:00Z"/>
        </w:rPr>
      </w:pPr>
      <w:r>
        <w:t xml:space="preserve">Zudem hat jede Sammlung in C# die Möglichkeit diese mit einer speziellen FOREACH-Schleife durchlaufen zu lassen. Diese Schleifen sind so definiert, dass sie jedes Element genau einmal betrachten. </w:t>
      </w:r>
    </w:p>
    <w:p w:rsidR="00A37BB4" w:rsidRDefault="00A37BB4" w:rsidP="00583AF6">
      <w:pPr>
        <w:pStyle w:val="StandardWeb"/>
        <w:jc w:val="both"/>
      </w:pPr>
      <w:r>
        <w:t>Die Platzhaltervariable ‚item‘ entspricht dabei immer dem Sammlungs-Element, welches im aktuellen Schleifendurchlauf gerade betrachtet wird.</w:t>
      </w:r>
    </w:p>
    <w:p w:rsidR="00A37BB4" w:rsidRPr="006D6252" w:rsidRDefault="00A37BB4" w:rsidP="00583AF6">
      <w:pPr>
        <w:pStyle w:val="StandardWeb"/>
        <w:jc w:val="both"/>
      </w:pPr>
    </w:p>
    <w:p w:rsidR="00A37BB4" w:rsidRDefault="00A37BB4" w:rsidP="00583AF6">
      <w:pPr>
        <w:pStyle w:val="StandardWeb"/>
        <w:jc w:val="both"/>
      </w:pPr>
    </w:p>
    <w:p w:rsidR="00A37BB4" w:rsidRDefault="00A37BB4">
      <w:r>
        <w:br w:type="page"/>
      </w:r>
    </w:p>
    <w:p w:rsidR="00A37BB4" w:rsidRPr="006D6252" w:rsidRDefault="00A37BB4" w:rsidP="00A37BB4">
      <w:pPr>
        <w:pStyle w:val="berschrift1"/>
      </w:pPr>
      <w:bookmarkStart w:id="74" w:name="_Toc502761902"/>
      <w:r>
        <w:lastRenderedPageBreak/>
        <w:t>Nützliche Funktionen und Eigenschaften von Arrays</w:t>
      </w:r>
      <w:bookmarkEnd w:id="74"/>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7B1A18ED" wp14:editId="4CFD695A">
            <wp:extent cx="5760720" cy="3240405"/>
            <wp:effectExtent l="19050" t="19050" r="11430" b="171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9328B4" w:rsidRDefault="00A37BB4" w:rsidP="00583AF6">
      <w:pPr>
        <w:pStyle w:val="StandardWeb"/>
        <w:jc w:val="both"/>
        <w:rPr>
          <w:ins w:id="75" w:author="Stephan Hahnel" w:date="2018-01-05T08:56:00Z"/>
        </w:rPr>
      </w:pPr>
      <w:r>
        <w:t>Neben der .</w:t>
      </w:r>
      <w:proofErr w:type="spellStart"/>
      <w:r>
        <w:t>Length</w:t>
      </w:r>
      <w:proofErr w:type="spellEnd"/>
      <w:r>
        <w:t xml:space="preserve">-Eigenschaft, welche die Anzahl der Elemente eines Arrays ausgibt, besitzen Arrays noch andere nützliche Eigenschaften und Funktionen. </w:t>
      </w:r>
    </w:p>
    <w:p w:rsidR="00A37BB4" w:rsidRDefault="00831FC2" w:rsidP="00583AF6">
      <w:pPr>
        <w:pStyle w:val="StandardWeb"/>
        <w:jc w:val="both"/>
      </w:pPr>
      <w:ins w:id="76" w:author="Stephan Hahnel" w:date="2018-01-05T15:37:00Z">
        <w:r>
          <w:rPr>
            <w:rFonts w:ascii="Arial" w:hAnsi="Arial" w:cs="Arial"/>
            <w:noProof/>
            <w:color w:val="0000FF"/>
            <w:sz w:val="27"/>
            <w:szCs w:val="27"/>
          </w:rPr>
          <w:drawing>
            <wp:anchor distT="0" distB="0" distL="114300" distR="114300" simplePos="0" relativeHeight="251680768" behindDoc="0" locked="0" layoutInCell="1" allowOverlap="1" wp14:anchorId="2DB04BB6" wp14:editId="5F55627A">
              <wp:simplePos x="0" y="0"/>
              <wp:positionH relativeFrom="margin">
                <wp:align>left</wp:align>
              </wp:positionH>
              <wp:positionV relativeFrom="paragraph">
                <wp:posOffset>4445</wp:posOffset>
              </wp:positionV>
              <wp:extent cx="502920" cy="502920"/>
              <wp:effectExtent l="0" t="0" r="0" b="0"/>
              <wp:wrapSquare wrapText="bothSides"/>
              <wp:docPr id="110" name="Grafik 110" descr="Bildergebnis für icon warn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icon warning">
                        <a:hlinkClick r:id="rId37" tgtFrame="&quot;_blank&quot;"/>
                      </pic:cNvPr>
                      <pic:cNvPicPr>
                        <a:picLocks noChangeAspect="1" noChangeArrowheads="1"/>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77" w:author="Stephan Hahnel" w:date="2018-01-05T08:57:00Z">
        <w:r w:rsidR="009328B4">
          <w:t xml:space="preserve">ACHTUNG! (ICON) </w:t>
        </w:r>
      </w:ins>
      <w:r w:rsidR="00A37BB4">
        <w:t xml:space="preserve">Zu beachten ist, dass nicht alle diese Funktionen in allen Array-Typen vorhanden sind. </w:t>
      </w:r>
      <w:del w:id="78" w:author="Stephan Hahnel" w:date="2018-01-05T08:56:00Z">
        <w:r w:rsidR="00A37BB4" w:rsidDel="009328B4">
          <w:delText>Z.B.</w:delText>
        </w:r>
      </w:del>
      <w:ins w:id="79" w:author="Stephan Hahnel" w:date="2018-01-05T08:56:00Z">
        <w:r w:rsidR="009328B4">
          <w:t>So</w:t>
        </w:r>
      </w:ins>
      <w:r w:rsidR="00A37BB4">
        <w:t xml:space="preserve"> ist </w:t>
      </w:r>
      <w:ins w:id="80" w:author="Stephan Hahnel" w:date="2018-01-05T08:56:00Z">
        <w:r w:rsidR="009328B4">
          <w:t xml:space="preserve">z.B. </w:t>
        </w:r>
      </w:ins>
      <w:r w:rsidR="00A37BB4">
        <w:t xml:space="preserve">die Funktion </w:t>
      </w:r>
      <w:proofErr w:type="spellStart"/>
      <w:r w:rsidR="00A37BB4">
        <w:t>Sum</w:t>
      </w:r>
      <w:proofErr w:type="spellEnd"/>
      <w:r w:rsidR="00A37BB4">
        <w:t>() nur bei numerischen Datentypen vorhanden.</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81" w:name="_Toc502761903"/>
      <w:r>
        <w:lastRenderedPageBreak/>
        <w:t>Fragen</w:t>
      </w:r>
      <w:bookmarkEnd w:id="81"/>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AAC35A5" wp14:editId="37A93E1B">
            <wp:extent cx="5760720" cy="3240405"/>
            <wp:effectExtent l="19050" t="19050" r="11430" b="171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9328B4" w:rsidRDefault="00A37BB4" w:rsidP="00A37BB4">
      <w:pPr>
        <w:pStyle w:val="StandardWeb"/>
        <w:rPr>
          <w:ins w:id="82" w:author="Stephan Hahnel" w:date="2018-01-05T09:01:00Z"/>
        </w:rPr>
      </w:pPr>
      <w:r>
        <w:t xml:space="preserve">Antworten: </w:t>
      </w:r>
    </w:p>
    <w:p w:rsidR="00A37BB4" w:rsidRDefault="00A37BB4" w:rsidP="00A37BB4">
      <w:pPr>
        <w:pStyle w:val="StandardWeb"/>
      </w:pPr>
      <w:r>
        <w:t xml:space="preserve">a==b </w:t>
      </w:r>
      <w:r w:rsidR="00BC2C96">
        <w:tab/>
      </w:r>
      <w:r w:rsidR="00BC2C96">
        <w:tab/>
      </w:r>
      <w:r w:rsidR="00BC2C96">
        <w:sym w:font="Wingdings" w:char="F0E0"/>
      </w:r>
      <w:r w:rsidR="00BC2C96">
        <w:t xml:space="preserve"> </w:t>
      </w:r>
      <w:proofErr w:type="spellStart"/>
      <w:r>
        <w:t>true</w:t>
      </w:r>
      <w:proofErr w:type="spellEnd"/>
      <w:r>
        <w:t>==</w:t>
      </w:r>
      <w:proofErr w:type="spellStart"/>
      <w:r>
        <w:t>false</w:t>
      </w:r>
      <w:proofErr w:type="spellEnd"/>
      <w:r>
        <w:t xml:space="preserve"> </w:t>
      </w:r>
      <w:r w:rsidR="00BC2C96">
        <w:tab/>
      </w:r>
      <w:r w:rsidR="00BC2C96">
        <w:tab/>
      </w:r>
      <w:r w:rsidR="00BC2C96">
        <w:sym w:font="Wingdings" w:char="F0E0"/>
      </w:r>
      <w:r>
        <w:t xml:space="preserve"> </w:t>
      </w:r>
      <w:proofErr w:type="spellStart"/>
      <w:r>
        <w:t>false</w:t>
      </w:r>
      <w:proofErr w:type="spellEnd"/>
      <w:r>
        <w:t xml:space="preserve"> </w:t>
      </w:r>
      <w:ins w:id="83" w:author="Stephan Hahnel" w:date="2018-01-05T09:01:00Z">
        <w:r w:rsidR="009328B4">
          <w:br/>
        </w:r>
      </w:ins>
      <w:r>
        <w:t xml:space="preserve">a||b </w:t>
      </w:r>
      <w:r w:rsidR="00BC2C96">
        <w:tab/>
      </w:r>
      <w:r w:rsidR="00BC2C96">
        <w:tab/>
      </w:r>
      <w:r w:rsidR="00BC2C96">
        <w:sym w:font="Wingdings" w:char="F0E0"/>
      </w:r>
      <w:r>
        <w:t xml:space="preserve"> </w:t>
      </w:r>
      <w:proofErr w:type="spellStart"/>
      <w:r>
        <w:t>true</w:t>
      </w:r>
      <w:proofErr w:type="spellEnd"/>
      <w:r>
        <w:t xml:space="preserve"> || </w:t>
      </w:r>
      <w:proofErr w:type="spellStart"/>
      <w:r>
        <w:t>false</w:t>
      </w:r>
      <w:proofErr w:type="spellEnd"/>
      <w:r>
        <w:t xml:space="preserve"> </w:t>
      </w:r>
      <w:r w:rsidR="00BC2C96">
        <w:tab/>
      </w:r>
      <w:r w:rsidR="00BC2C96">
        <w:tab/>
      </w:r>
      <w:r w:rsidR="00BC2C96">
        <w:tab/>
      </w:r>
      <w:r w:rsidR="00BC2C96">
        <w:sym w:font="Wingdings" w:char="F0E0"/>
      </w:r>
      <w:r>
        <w:t xml:space="preserve"> </w:t>
      </w:r>
      <w:proofErr w:type="spellStart"/>
      <w:r>
        <w:t>true</w:t>
      </w:r>
      <w:proofErr w:type="spellEnd"/>
      <w:r>
        <w:t xml:space="preserve"> </w:t>
      </w:r>
      <w:ins w:id="84" w:author="Stephan Hahnel" w:date="2018-01-05T09:01:00Z">
        <w:r w:rsidR="00BC2C96">
          <w:br/>
        </w:r>
      </w:ins>
      <w:r>
        <w:t xml:space="preserve">!(a&amp;&amp;b) </w:t>
      </w:r>
      <w:r w:rsidR="00BC2C96">
        <w:tab/>
      </w:r>
      <w:r w:rsidR="00BC2C96">
        <w:sym w:font="Wingdings" w:char="F0E0"/>
      </w:r>
      <w:r>
        <w:t xml:space="preserve"> !(</w:t>
      </w:r>
      <w:proofErr w:type="spellStart"/>
      <w:r>
        <w:t>true</w:t>
      </w:r>
      <w:proofErr w:type="spellEnd"/>
      <w:r>
        <w:t xml:space="preserve"> &amp;&amp; </w:t>
      </w:r>
      <w:proofErr w:type="spellStart"/>
      <w:r>
        <w:t>false</w:t>
      </w:r>
      <w:proofErr w:type="spellEnd"/>
      <w:r>
        <w:t xml:space="preserve">) </w:t>
      </w:r>
      <w:r w:rsidR="00BC2C96">
        <w:tab/>
      </w:r>
      <w:r w:rsidR="00BC2C96">
        <w:tab/>
      </w:r>
      <w:r w:rsidR="00BC2C96">
        <w:sym w:font="Wingdings" w:char="F0E0"/>
      </w:r>
      <w:r w:rsidR="00BC2C96">
        <w:t xml:space="preserve"> </w:t>
      </w:r>
      <w:r>
        <w:t>!(</w:t>
      </w:r>
      <w:proofErr w:type="spellStart"/>
      <w:r>
        <w:t>false</w:t>
      </w:r>
      <w:proofErr w:type="spellEnd"/>
      <w:r>
        <w:t xml:space="preserve">) </w:t>
      </w:r>
      <w:r w:rsidR="00BC2C96">
        <w:tab/>
      </w:r>
      <w:r w:rsidR="00BC2C96">
        <w:tab/>
      </w:r>
      <w:r w:rsidR="00BC2C96">
        <w:sym w:font="Wingdings" w:char="F0E0"/>
      </w:r>
      <w:r w:rsidR="00BC2C96">
        <w:t xml:space="preserve"> </w:t>
      </w:r>
      <w:proofErr w:type="spellStart"/>
      <w:r>
        <w:t>true</w:t>
      </w:r>
      <w:proofErr w:type="spellEnd"/>
      <w:r>
        <w:t xml:space="preserve"> </w:t>
      </w:r>
      <w:ins w:id="85" w:author="Stephan Hahnel" w:date="2018-01-05T09:01:00Z">
        <w:r w:rsidR="00BC2C96">
          <w:br/>
        </w:r>
      </w:ins>
      <w:r>
        <w:t xml:space="preserve">!b </w:t>
      </w:r>
      <w:r w:rsidR="00BC2C96">
        <w:tab/>
      </w:r>
      <w:r w:rsidR="00BC2C96">
        <w:tab/>
      </w:r>
      <w:r w:rsidR="00BC2C96">
        <w:sym w:font="Wingdings" w:char="F0E0"/>
      </w:r>
      <w:r>
        <w:t xml:space="preserve"> !</w:t>
      </w:r>
      <w:proofErr w:type="spellStart"/>
      <w:r>
        <w:t>false</w:t>
      </w:r>
      <w:proofErr w:type="spellEnd"/>
      <w:r>
        <w:t xml:space="preserve"> </w:t>
      </w:r>
      <w:r w:rsidR="00BC2C96">
        <w:tab/>
      </w:r>
      <w:r w:rsidR="00BC2C96">
        <w:tab/>
      </w:r>
      <w:r w:rsidR="00BC2C96">
        <w:tab/>
      </w:r>
      <w:r w:rsidR="00BC2C96">
        <w:sym w:font="Wingdings" w:char="F0E0"/>
      </w:r>
      <w:r w:rsidR="00BC2C96">
        <w:t xml:space="preserve"> </w:t>
      </w:r>
      <w:proofErr w:type="spellStart"/>
      <w:r>
        <w:t>true</w:t>
      </w:r>
      <w:proofErr w:type="spellEnd"/>
      <w:r>
        <w:t xml:space="preserve"> </w:t>
      </w:r>
      <w:ins w:id="86" w:author="Stephan Hahnel" w:date="2018-01-05T09:01:00Z">
        <w:r w:rsidR="00BC2C96">
          <w:br/>
        </w:r>
      </w:ins>
      <w:proofErr w:type="spellStart"/>
      <w:r>
        <w:t>a^b</w:t>
      </w:r>
      <w:proofErr w:type="spellEnd"/>
      <w:r>
        <w:t xml:space="preserve"> </w:t>
      </w:r>
      <w:r w:rsidR="00BC2C96">
        <w:tab/>
      </w:r>
      <w:r w:rsidR="00BC2C96">
        <w:tab/>
      </w:r>
      <w:r w:rsidR="00BC2C96">
        <w:sym w:font="Wingdings" w:char="F0E0"/>
      </w:r>
      <w:r>
        <w:t xml:space="preserve"> </w:t>
      </w:r>
      <w:proofErr w:type="spellStart"/>
      <w:r>
        <w:t>true^false</w:t>
      </w:r>
      <w:proofErr w:type="spellEnd"/>
      <w:r>
        <w:t xml:space="preserve"> </w:t>
      </w:r>
      <w:r w:rsidR="00BC2C96">
        <w:tab/>
      </w:r>
      <w:r w:rsidR="00BC2C96">
        <w:tab/>
      </w:r>
      <w:r w:rsidR="00BC2C96">
        <w:tab/>
      </w:r>
      <w:r w:rsidR="00BC2C96">
        <w:sym w:font="Wingdings" w:char="F0E0"/>
      </w:r>
      <w:r w:rsidR="00BC2C96">
        <w:t xml:space="preserve"> </w:t>
      </w:r>
      <w:proofErr w:type="spellStart"/>
      <w:r>
        <w:t>true</w:t>
      </w:r>
      <w:proofErr w:type="spellEnd"/>
    </w:p>
    <w:p w:rsidR="00A37BB4" w:rsidRDefault="00A37BB4" w:rsidP="00A37BB4">
      <w:pPr>
        <w:pStyle w:val="StandardWeb"/>
      </w:pPr>
      <w:del w:id="87" w:author="Stephan Hahnel" w:date="2018-01-05T08:58:00Z">
        <w:r w:rsidDel="009328B4">
          <w:delText>-</w:delText>
        </w:r>
      </w:del>
      <w:r>
        <w:t>Bei ‚</w:t>
      </w:r>
      <w:proofErr w:type="spellStart"/>
      <w:r>
        <w:t>int</w:t>
      </w:r>
      <w:proofErr w:type="spellEnd"/>
      <w:r>
        <w:t xml:space="preserve">[] a = </w:t>
      </w:r>
      <w:proofErr w:type="spellStart"/>
      <w:r>
        <w:t>new</w:t>
      </w:r>
      <w:proofErr w:type="spellEnd"/>
      <w:r>
        <w:t xml:space="preserve"> </w:t>
      </w:r>
      <w:proofErr w:type="spellStart"/>
      <w:r>
        <w:t>int</w:t>
      </w:r>
      <w:proofErr w:type="spellEnd"/>
      <w:r>
        <w:t>[];‘ ist keine Länge definiert.</w:t>
      </w:r>
    </w:p>
    <w:p w:rsidR="00A37BB4" w:rsidRDefault="00A37BB4" w:rsidP="00A37BB4">
      <w:pPr>
        <w:pStyle w:val="StandardWeb"/>
      </w:pPr>
      <w:del w:id="88" w:author="Stephan Hahnel" w:date="2018-01-05T08:58:00Z">
        <w:r w:rsidDel="009328B4">
          <w:delText>-</w:delText>
        </w:r>
      </w:del>
      <w:r>
        <w:t>Jede DO-WHILE-Schleife wird mindestens einmal durchlaufen, da die Bedingung erst am Ende jedes Durchlaufs geprüft wird.</w:t>
      </w:r>
    </w:p>
    <w:p w:rsidR="00A37BB4" w:rsidRDefault="00A37BB4" w:rsidP="00A37BB4">
      <w:pPr>
        <w:pStyle w:val="StandardWeb"/>
      </w:pPr>
      <w:del w:id="89" w:author="Stephan Hahnel" w:date="2018-01-05T08:58:00Z">
        <w:r w:rsidDel="009328B4">
          <w:delText>-</w:delText>
        </w:r>
      </w:del>
      <w:r>
        <w:t>‘Break‘ beendet die aktuelle Schleife vollständig während ‚</w:t>
      </w:r>
      <w:proofErr w:type="spellStart"/>
      <w:r>
        <w:t>continue</w:t>
      </w:r>
      <w:proofErr w:type="spellEnd"/>
      <w:r>
        <w:t>‘ nur den aktuellen Durchlauf unterbricht und die Bedingung erneut prüfen lässt</w:t>
      </w:r>
      <w:ins w:id="90" w:author="Stephan Hahnel" w:date="2018-01-05T08:59:00Z">
        <w:r w:rsidR="009328B4">
          <w:t>.</w:t>
        </w:r>
      </w:ins>
    </w:p>
    <w:p w:rsidR="00A37BB4" w:rsidRPr="006D6252" w:rsidRDefault="00A37BB4" w:rsidP="00A37BB4">
      <w:pPr>
        <w:pStyle w:val="Fakten"/>
      </w:pPr>
    </w:p>
    <w:p w:rsidR="00A37BB4" w:rsidRDefault="00A37BB4" w:rsidP="00A37BB4"/>
    <w:p w:rsidR="00A37BB4" w:rsidRDefault="00A37BB4">
      <w:pPr>
        <w:sectPr w:rsidR="00A37BB4" w:rsidSect="00F52F54">
          <w:headerReference w:type="even" r:id="rId40"/>
          <w:headerReference w:type="default" r:id="rId41"/>
          <w:footerReference w:type="even" r:id="rId42"/>
          <w:footerReference w:type="default" r:id="rId43"/>
          <w:headerReference w:type="first" r:id="rId44"/>
          <w:footerReference w:type="first" r:id="rId45"/>
          <w:pgSz w:w="11906" w:h="16838"/>
          <w:pgMar w:top="1417" w:right="1417" w:bottom="1134" w:left="1417" w:header="426" w:footer="708" w:gutter="0"/>
          <w:cols w:space="708"/>
          <w:docGrid w:linePitch="360"/>
        </w:sectPr>
      </w:pPr>
    </w:p>
    <w:p w:rsidR="00A37BB4" w:rsidRPr="006D6252" w:rsidRDefault="00A37BB4" w:rsidP="00A37BB4">
      <w:pPr>
        <w:pStyle w:val="berschrift1"/>
      </w:pPr>
      <w:bookmarkStart w:id="91" w:name="_Toc502761904"/>
      <w:r>
        <w:lastRenderedPageBreak/>
        <w:t>Enumeratoren</w:t>
      </w:r>
      <w:bookmarkEnd w:id="91"/>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3B84E2E" wp14:editId="145BE477">
            <wp:extent cx="5760720" cy="3240405"/>
            <wp:effectExtent l="19050" t="19050" r="11430" b="171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92" w:name="_Toc502761905"/>
      <w:r>
        <w:lastRenderedPageBreak/>
        <w:t>Enumeratoren</w:t>
      </w:r>
      <w:bookmarkEnd w:id="92"/>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8846AD2" wp14:editId="33ACE788">
            <wp:extent cx="5760720" cy="3240405"/>
            <wp:effectExtent l="19050" t="19050" r="11430" b="171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DF08A4" w:rsidRDefault="00A37BB4" w:rsidP="00583AF6">
      <w:pPr>
        <w:pStyle w:val="StandardWeb"/>
        <w:jc w:val="both"/>
      </w:pPr>
      <w:r>
        <w:t xml:space="preserve">Enumeratoren sind selbst definierte Datentypen, welche nur fest vorgegebene Zustände zulassen. </w:t>
      </w:r>
    </w:p>
    <w:p w:rsidR="00A37BB4" w:rsidRDefault="00A37BB4" w:rsidP="00583AF6">
      <w:pPr>
        <w:pStyle w:val="StandardWeb"/>
        <w:jc w:val="both"/>
      </w:pPr>
      <w:r>
        <w:t>Dabei ist jedem der Zustände ein Integer-Wert zugewiesen, so dass zwischen diesen Werten eine explizite Umwandlung per Cast möglich ist. Werden diese Werte nicht selbst zugewiesen, geschieht dies automatisch, wobei der erste Wert der 0 zugewiesen</w:t>
      </w:r>
      <w:ins w:id="93" w:author="Stephan Hahnel" w:date="2018-01-05T09:28:00Z">
        <w:r w:rsidR="008C76C0">
          <w:t xml:space="preserve"> wird</w:t>
        </w:r>
      </w:ins>
      <w:r>
        <w:t>.</w:t>
      </w:r>
    </w:p>
    <w:p w:rsidR="00A37BB4" w:rsidRDefault="00A37BB4" w:rsidP="00583AF6">
      <w:pPr>
        <w:pStyle w:val="StandardWeb"/>
        <w:jc w:val="both"/>
      </w:pPr>
      <w:r>
        <w:t xml:space="preserve">Der Vorteil eines Enumerators bei der Zustandsanzeige gegenüber anderen Datentypen wie beispielsweise String oder Integer, ist die Sicherheit, dass bei der Übergabe von </w:t>
      </w:r>
      <w:proofErr w:type="spellStart"/>
      <w:r>
        <w:t>Enumeratortypen</w:t>
      </w:r>
      <w:proofErr w:type="spellEnd"/>
      <w:r>
        <w:t xml:space="preserve"> nur die definierten Zustände erreicht werden können. Zudem entsteht bei menschlichen Lesern eine verbesserte Lesbarkeit des Codes.</w:t>
      </w:r>
    </w:p>
    <w:p w:rsidR="00A37BB4" w:rsidRPr="006D6252" w:rsidRDefault="00A37BB4" w:rsidP="00583AF6">
      <w:pPr>
        <w:pStyle w:val="StandardWeb"/>
        <w:jc w:val="both"/>
      </w:pPr>
    </w:p>
    <w:p w:rsidR="00A37BB4" w:rsidRDefault="00A37BB4" w:rsidP="00583AF6">
      <w:pPr>
        <w:pStyle w:val="StandardWeb"/>
        <w:jc w:val="both"/>
      </w:pPr>
    </w:p>
    <w:p w:rsidR="00A37BB4" w:rsidRDefault="00A37BB4">
      <w:r>
        <w:br w:type="page"/>
      </w:r>
    </w:p>
    <w:p w:rsidR="00A37BB4" w:rsidRPr="006D6252" w:rsidRDefault="00A37BB4" w:rsidP="00A37BB4">
      <w:pPr>
        <w:pStyle w:val="berschrift1"/>
      </w:pPr>
      <w:bookmarkStart w:id="94" w:name="_Toc502761906"/>
      <w:r>
        <w:lastRenderedPageBreak/>
        <w:t>Switch</w:t>
      </w:r>
      <w:bookmarkEnd w:id="94"/>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1CF46E61" wp14:editId="112FD1FF">
            <wp:extent cx="5760720" cy="3240405"/>
            <wp:effectExtent l="19050" t="19050" r="11430" b="171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Der SWITCH ermöglich eine verkürzte Schreibweise eines IF-ELSE-</w:t>
      </w:r>
      <w:del w:id="95" w:author="Stephan Hahnel" w:date="2018-01-05T09:36:00Z">
        <w:r w:rsidDel="00622D8F">
          <w:delText xml:space="preserve">BLOCKS </w:delText>
        </w:r>
      </w:del>
      <w:ins w:id="96" w:author="Stephan Hahnel" w:date="2018-01-05T09:36:00Z">
        <w:r w:rsidR="00622D8F">
          <w:t xml:space="preserve">Blocks </w:t>
        </w:r>
      </w:ins>
      <w:r>
        <w:t>in Bezug auf eine einzelne Variable. Dabei werden die möglichen Zustände, welche die oben angegebene Variable einnehmen kann</w:t>
      </w:r>
      <w:ins w:id="97" w:author="Stephan Hahnel" w:date="2018-01-05T09:37:00Z">
        <w:r w:rsidR="00622D8F">
          <w:t>,</w:t>
        </w:r>
      </w:ins>
      <w:r>
        <w:t xml:space="preserve"> in CASES aufgeteilt, welche jeweils die auszuführenden Anweisungen beinhalten. Jeder CASE muss mit einem break; beendet werden. Die einzige Ausnahme diesbezüglich ist ein CASE, welcher keine Anweisungen enthält. Wird hier das ‚break‘ weggelassen, führt das Programm die Anweisungen des nachfolgenden CASES aus. Nicht jeder mögliche Zustand muss angegeben werden. Nimmt die Variable einen nicht näher definierten Zustand an, werden die Anweisungen des Default-CASE ausgeführt.</w:t>
      </w:r>
    </w:p>
    <w:p w:rsidR="0020605F" w:rsidRDefault="00A37BB4">
      <w:pPr>
        <w:pStyle w:val="StandardWeb"/>
        <w:numPr>
          <w:ilvl w:val="0"/>
          <w:numId w:val="1"/>
        </w:numPr>
        <w:jc w:val="both"/>
        <w:rPr>
          <w:ins w:id="98" w:author="Stephan Hahnel" w:date="2018-01-19T11:07:00Z"/>
        </w:rPr>
        <w:pPrChange w:id="99" w:author="Stephan Hahnel" w:date="2018-01-19T11:09:00Z">
          <w:pPr>
            <w:pStyle w:val="StandardWeb"/>
            <w:jc w:val="both"/>
          </w:pPr>
        </w:pPrChange>
      </w:pPr>
      <w:r>
        <w:t xml:space="preserve">Anweisung A wird ausgeführt wenn tag = Montag ist </w:t>
      </w:r>
    </w:p>
    <w:p w:rsidR="0020605F" w:rsidRDefault="00A37BB4">
      <w:pPr>
        <w:pStyle w:val="StandardWeb"/>
        <w:numPr>
          <w:ilvl w:val="0"/>
          <w:numId w:val="1"/>
        </w:numPr>
        <w:jc w:val="both"/>
        <w:rPr>
          <w:ins w:id="100" w:author="Stephan Hahnel" w:date="2018-01-19T11:07:00Z"/>
        </w:rPr>
        <w:pPrChange w:id="101" w:author="Stephan Hahnel" w:date="2018-01-19T11:09:00Z">
          <w:pPr>
            <w:pStyle w:val="StandardWeb"/>
            <w:jc w:val="both"/>
          </w:pPr>
        </w:pPrChange>
      </w:pPr>
      <w:r>
        <w:t xml:space="preserve">Anweisung B wird ausgeführt wenn tag = Dienstag oder Mittwoch ist </w:t>
      </w:r>
    </w:p>
    <w:p w:rsidR="00622D8F" w:rsidRDefault="00A37BB4">
      <w:pPr>
        <w:pStyle w:val="StandardWeb"/>
        <w:numPr>
          <w:ilvl w:val="0"/>
          <w:numId w:val="1"/>
        </w:numPr>
        <w:jc w:val="both"/>
        <w:rPr>
          <w:ins w:id="102" w:author="Stephan Hahnel" w:date="2018-01-05T09:39:00Z"/>
        </w:rPr>
        <w:pPrChange w:id="103" w:author="Stephan Hahnel" w:date="2018-01-19T11:09:00Z">
          <w:pPr>
            <w:pStyle w:val="StandardWeb"/>
            <w:jc w:val="both"/>
          </w:pPr>
        </w:pPrChange>
      </w:pPr>
      <w:r>
        <w:t xml:space="preserve">An allen anderen Tagen wird Anweisung C ausgeführt. </w:t>
      </w:r>
    </w:p>
    <w:p w:rsidR="00ED2DA1" w:rsidRDefault="00A37BB4">
      <w:pPr>
        <w:pStyle w:val="StandardWeb"/>
        <w:numPr>
          <w:ilvl w:val="0"/>
          <w:numId w:val="1"/>
        </w:numPr>
        <w:jc w:val="both"/>
        <w:rPr>
          <w:ins w:id="104" w:author="Stephan Hahnel" w:date="2018-01-19T11:08:00Z"/>
        </w:rPr>
        <w:pPrChange w:id="105" w:author="Stephan Hahnel" w:date="2018-01-19T11:09:00Z">
          <w:pPr>
            <w:pStyle w:val="StandardWeb"/>
            <w:jc w:val="both"/>
          </w:pPr>
        </w:pPrChange>
      </w:pPr>
      <w:r>
        <w:t xml:space="preserve">Seit C#7 kann auf alle Datentypen </w:t>
      </w:r>
      <w:proofErr w:type="spellStart"/>
      <w:r>
        <w:t>switch</w:t>
      </w:r>
      <w:proofErr w:type="spellEnd"/>
      <w:r>
        <w:t xml:space="preserve"> angewendet werden (zuvor nur Grunddatentypen)</w:t>
      </w:r>
      <w:ins w:id="106" w:author="Stephan Hahnel" w:date="2018-01-19T11:09:00Z">
        <w:r w:rsidR="00ED2DA1">
          <w:t>.</w:t>
        </w:r>
      </w:ins>
      <w:r>
        <w:t xml:space="preserve"> </w:t>
      </w:r>
    </w:p>
    <w:p w:rsidR="00ED2DA1" w:rsidRDefault="00A37BB4">
      <w:pPr>
        <w:pStyle w:val="StandardWeb"/>
        <w:numPr>
          <w:ilvl w:val="0"/>
          <w:numId w:val="1"/>
        </w:numPr>
        <w:jc w:val="both"/>
        <w:rPr>
          <w:ins w:id="107" w:author="Stephan Hahnel" w:date="2018-01-19T11:08:00Z"/>
        </w:rPr>
        <w:pPrChange w:id="108" w:author="Stephan Hahnel" w:date="2018-01-19T11:09:00Z">
          <w:pPr>
            <w:pStyle w:val="StandardWeb"/>
            <w:jc w:val="both"/>
          </w:pPr>
        </w:pPrChange>
      </w:pPr>
      <w:r>
        <w:t xml:space="preserve">Wird ein komplexer Datentyp in </w:t>
      </w:r>
      <w:proofErr w:type="spellStart"/>
      <w:r>
        <w:t>switch</w:t>
      </w:r>
      <w:proofErr w:type="spellEnd"/>
      <w:r>
        <w:t xml:space="preserve"> abgefragt, kann dieser auf bestimmte Typen geprüft werden</w:t>
      </w:r>
      <w:ins w:id="109" w:author="Stephan Hahnel" w:date="2018-01-19T11:09:00Z">
        <w:r w:rsidR="00ED2DA1">
          <w:t>.</w:t>
        </w:r>
      </w:ins>
      <w:r>
        <w:t xml:space="preserve"> </w:t>
      </w:r>
    </w:p>
    <w:p w:rsidR="00ED2DA1" w:rsidRDefault="00A37BB4">
      <w:pPr>
        <w:pStyle w:val="StandardWeb"/>
        <w:numPr>
          <w:ilvl w:val="0"/>
          <w:numId w:val="1"/>
        </w:numPr>
        <w:jc w:val="both"/>
        <w:rPr>
          <w:ins w:id="110" w:author="Stephan Hahnel" w:date="2018-01-19T11:08:00Z"/>
        </w:rPr>
        <w:pPrChange w:id="111" w:author="Stephan Hahnel" w:date="2018-01-19T11:09:00Z">
          <w:pPr>
            <w:pStyle w:val="StandardWeb"/>
            <w:jc w:val="both"/>
          </w:pPr>
        </w:pPrChange>
      </w:pPr>
      <w:r>
        <w:t>z.B.: Switch(</w:t>
      </w:r>
      <w:proofErr w:type="spellStart"/>
      <w:r>
        <w:t>obj</w:t>
      </w:r>
      <w:proofErr w:type="spellEnd"/>
      <w:r>
        <w:t>){</w:t>
      </w:r>
      <w:proofErr w:type="spellStart"/>
      <w:r>
        <w:t>case</w:t>
      </w:r>
      <w:proofErr w:type="spellEnd"/>
      <w:r>
        <w:t xml:space="preserve"> Datentyp variable </w:t>
      </w:r>
      <w:proofErr w:type="spellStart"/>
      <w:r>
        <w:t>when</w:t>
      </w:r>
      <w:proofErr w:type="spellEnd"/>
      <w:r>
        <w:t xml:space="preserve"> </w:t>
      </w:r>
      <w:proofErr w:type="spellStart"/>
      <w:r>
        <w:t>variable.X</w:t>
      </w:r>
      <w:proofErr w:type="spellEnd"/>
      <w:r>
        <w:t xml:space="preserve"> &gt; 0: </w:t>
      </w:r>
      <w:proofErr w:type="spellStart"/>
      <w:r>
        <w:t>Anweisung;break</w:t>
      </w:r>
      <w:proofErr w:type="spellEnd"/>
      <w:r>
        <w:t xml:space="preserve">;} </w:t>
      </w:r>
    </w:p>
    <w:p w:rsidR="00A37BB4" w:rsidRDefault="00A37BB4">
      <w:pPr>
        <w:pStyle w:val="StandardWeb"/>
        <w:numPr>
          <w:ilvl w:val="0"/>
          <w:numId w:val="1"/>
        </w:numPr>
        <w:jc w:val="both"/>
        <w:pPrChange w:id="112" w:author="Stephan Hahnel" w:date="2018-01-19T11:09:00Z">
          <w:pPr>
            <w:pStyle w:val="StandardWeb"/>
            <w:jc w:val="both"/>
          </w:pPr>
        </w:pPrChange>
      </w:pPr>
      <w:proofErr w:type="spellStart"/>
      <w:r>
        <w:t>when</w:t>
      </w:r>
      <w:proofErr w:type="spellEnd"/>
      <w:r>
        <w:t>-Operator beschreibt Zustand des Objektes näher</w:t>
      </w:r>
    </w:p>
    <w:p w:rsidR="00A37BB4" w:rsidRPr="006D6252" w:rsidDel="00ED2DA1" w:rsidRDefault="00ED2DA1" w:rsidP="00583AF6">
      <w:pPr>
        <w:pStyle w:val="StandardWeb"/>
        <w:jc w:val="both"/>
        <w:rPr>
          <w:del w:id="113" w:author="Stephan Hahnel" w:date="2018-01-19T11:09:00Z"/>
        </w:rPr>
      </w:pPr>
      <w:ins w:id="114" w:author="Stephan Hahnel" w:date="2018-01-19T11:10:00Z">
        <w:r>
          <w:rPr>
            <w:rFonts w:ascii="Arial" w:hAnsi="Arial" w:cs="Arial"/>
            <w:noProof/>
            <w:color w:val="0000FF"/>
            <w:sz w:val="27"/>
            <w:szCs w:val="27"/>
          </w:rPr>
          <w:drawing>
            <wp:inline distT="0" distB="0" distL="0" distR="0" wp14:anchorId="52A2F0BF" wp14:editId="4FFAA1A8">
              <wp:extent cx="910390" cy="606926"/>
              <wp:effectExtent l="0" t="0" r="4445" b="3175"/>
              <wp:docPr id="96" name="Grafik 96" descr="Bildergebnis für switch anweisu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switch anweisung">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26122" cy="617414"/>
                      </a:xfrm>
                      <a:prstGeom prst="rect">
                        <a:avLst/>
                      </a:prstGeom>
                      <a:noFill/>
                      <a:ln>
                        <a:noFill/>
                      </a:ln>
                    </pic:spPr>
                  </pic:pic>
                </a:graphicData>
              </a:graphic>
            </wp:inline>
          </w:drawing>
        </w:r>
        <w:proofErr w:type="spellStart"/>
        <w:r>
          <w:t>Grafik</w:t>
        </w:r>
      </w:ins>
    </w:p>
    <w:p w:rsidR="00A37BB4" w:rsidRPr="006D6252" w:rsidRDefault="00A37BB4" w:rsidP="00A37BB4">
      <w:pPr>
        <w:pStyle w:val="berschrift1"/>
      </w:pPr>
      <w:bookmarkStart w:id="115" w:name="_Toc502761907"/>
      <w:r>
        <w:lastRenderedPageBreak/>
        <w:t>Funktionen</w:t>
      </w:r>
      <w:bookmarkEnd w:id="115"/>
      <w:proofErr w:type="spellEnd"/>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D412023" wp14:editId="6D060B93">
            <wp:extent cx="5760720" cy="3240405"/>
            <wp:effectExtent l="19050" t="19050" r="11430" b="171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Eine Funktion (Methode) ist ein Bündel von Anweisungen, welches einer bestimmten Klasse zugeordnet sind.</w:t>
      </w:r>
    </w:p>
    <w:p w:rsidR="00A37BB4" w:rsidRDefault="00A37BB4" w:rsidP="00583AF6">
      <w:pPr>
        <w:pStyle w:val="StandardWeb"/>
        <w:jc w:val="both"/>
      </w:pPr>
      <w:r>
        <w:t>Jede Funktionsdeklaration besteht aus einer Signatur und einem Funktionskörper.</w:t>
      </w:r>
      <w:r w:rsidR="00690705">
        <w:t xml:space="preserve"> </w:t>
      </w:r>
      <w:r>
        <w:t xml:space="preserve">Die Signatur besteht aus den </w:t>
      </w:r>
      <w:proofErr w:type="spellStart"/>
      <w:r>
        <w:t>Modifiern</w:t>
      </w:r>
      <w:proofErr w:type="spellEnd"/>
      <w:r>
        <w:t>, welche u.a. die Zugreifbarkeit der Funktion bestimmen, einem Rückgabetyp, welcher nach Abschluss der Funktion an den Aufrufer zurückgegeben wird, einem selbst zu bestimmenden Namen sowie einer Liste mit Datentypen und Bezeichnern, welche als Parameter vom Aufrufer an die Funktion übergeben werden.</w:t>
      </w:r>
    </w:p>
    <w:p w:rsidR="00A37BB4" w:rsidRDefault="00A37BB4" w:rsidP="00583AF6">
      <w:pPr>
        <w:pStyle w:val="StandardWeb"/>
        <w:jc w:val="both"/>
      </w:pPr>
      <w:r>
        <w:t>Im Körper stehen die Anweisungen, welche nach Funktionsaufruf ausgeführt werden. Jeder Kausalitätspfad in einer Funktion benötigt einen ‚</w:t>
      </w:r>
      <w:proofErr w:type="spellStart"/>
      <w:r>
        <w:t>return</w:t>
      </w:r>
      <w:proofErr w:type="spellEnd"/>
      <w:r>
        <w:t>‘-Befehl, auf welchen ein</w:t>
      </w:r>
      <w:del w:id="116" w:author="Stephan Hahnel" w:date="2018-01-05T09:43:00Z">
        <w:r w:rsidDel="00622D8F">
          <w:delText>e</w:delText>
        </w:r>
      </w:del>
      <w:r>
        <w:t xml:space="preserve"> Wert/Objekt vom Typ des Rückgabetyps folgt. Dies wird an den Aufrufer zurückgegeben. Im Moment der Ausführung des ‚</w:t>
      </w:r>
      <w:proofErr w:type="spellStart"/>
      <w:r>
        <w:t>return</w:t>
      </w:r>
      <w:proofErr w:type="spellEnd"/>
      <w:r>
        <w:t>‘-Befehls wird die Funktion beendet.</w:t>
      </w:r>
    </w:p>
    <w:p w:rsidR="00E5029E" w:rsidRDefault="00A37BB4" w:rsidP="00583AF6">
      <w:pPr>
        <w:pStyle w:val="StandardWeb"/>
        <w:jc w:val="both"/>
      </w:pPr>
      <w:r>
        <w:t>Alternativ kann anstelle eines Rückgabetypen in der Signatur auch das Stichwort ‚</w:t>
      </w:r>
      <w:proofErr w:type="spellStart"/>
      <w:r>
        <w:t>void</w:t>
      </w:r>
      <w:proofErr w:type="spellEnd"/>
      <w:r>
        <w:t>‘ angegeben werden. Dies sagt aus, dass die Funktion keinen Rückgabetyp besitzt. In diesem Fall kann das ‚</w:t>
      </w:r>
      <w:proofErr w:type="spellStart"/>
      <w:r>
        <w:t>return</w:t>
      </w:r>
      <w:proofErr w:type="spellEnd"/>
      <w:r>
        <w:t>‘-Stichwort nicht verwendet werden.</w:t>
      </w:r>
      <w:r w:rsidR="00622D8F">
        <w:t xml:space="preserve"> </w:t>
      </w:r>
      <w:r>
        <w:t>Der Aufruf einer Funktion erfolgt über ihren Namen in Kombination mit den verlangten Übergabeparametern. Besitzt die Funktion einen Rückgabewert, den man verwenden möchte, muss dieser in einer Variablen des entsprechenden Typs gespeichert werden.</w:t>
      </w:r>
      <w:r w:rsidR="00622D8F">
        <w:t xml:space="preserve"> </w:t>
      </w:r>
    </w:p>
    <w:p w:rsidR="00A37BB4" w:rsidRDefault="00A37BB4" w:rsidP="00583AF6">
      <w:pPr>
        <w:pStyle w:val="StandardWeb"/>
        <w:jc w:val="both"/>
      </w:pPr>
      <w:r>
        <w:t>Es können in einer Klasse mehrere Funktionen mit dem selben Namen definiert werden, wenn diese unterschiedliche Übergabeparameter besitzen. Diese Funktionen nennt man überladene Funktionen.</w:t>
      </w:r>
      <w:r>
        <w:br w:type="page"/>
      </w:r>
    </w:p>
    <w:p w:rsidR="00A37BB4" w:rsidRPr="006D6252" w:rsidRDefault="00A37BB4" w:rsidP="00A37BB4">
      <w:pPr>
        <w:pStyle w:val="berschrift1"/>
      </w:pPr>
      <w:bookmarkStart w:id="117" w:name="_Toc502761908"/>
      <w:r>
        <w:lastRenderedPageBreak/>
        <w:t>Spezielle Parametertypen: out/</w:t>
      </w:r>
      <w:proofErr w:type="spellStart"/>
      <w:r>
        <w:t>ref</w:t>
      </w:r>
      <w:bookmarkEnd w:id="117"/>
      <w:proofErr w:type="spellEnd"/>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55942B3" wp14:editId="393F97BF">
            <wp:extent cx="5760720" cy="3240405"/>
            <wp:effectExtent l="19050" t="19050" r="11430" b="171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Verwendet man in den Parametern einer Funktion das Stichwort ‚out‘, kann man an dieser Stelle einen weiteren Rückgabewert definieren. Man übergibt eine Variable des gewünschten Typs (welche auch erst im Aufruf deklariert werden kann) an die Funktion. Ruft man diese Variable nach Funktionsaufruf erneut auf besitzt diese den Wert, welcher ihr in der Funktion zugewiesen wurde.</w:t>
      </w:r>
    </w:p>
    <w:p w:rsidR="00A37BB4" w:rsidRDefault="00A37BB4" w:rsidP="00583AF6">
      <w:pPr>
        <w:pStyle w:val="StandardWeb"/>
        <w:jc w:val="both"/>
      </w:pPr>
      <w:r>
        <w:t>Mit dem Stichwort ‚</w:t>
      </w:r>
      <w:proofErr w:type="spellStart"/>
      <w:r>
        <w:t>ref</w:t>
      </w:r>
      <w:proofErr w:type="spellEnd"/>
      <w:r>
        <w:t>‘ kann man einer Funktion eine bereits initialisierte Variable übergeben, welche von der Funktion als Referenzwert behandelt wird. Dies bedeutet, dass in der Funktion keine Kopie des Werts behandelt wird, sondern der Wert der Variable selbst. Greift man nach Funktionsaufruf auf die Variable zu, hat sie den neuen, durch die Funktion definierten Wert.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118" w:name="_Toc502761909"/>
      <w:r>
        <w:lastRenderedPageBreak/>
        <w:t xml:space="preserve">Spezielle Parametertypen: </w:t>
      </w:r>
      <w:proofErr w:type="spellStart"/>
      <w:r>
        <w:t>params</w:t>
      </w:r>
      <w:bookmarkEnd w:id="118"/>
      <w:proofErr w:type="spellEnd"/>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5B1BA06" wp14:editId="11EA5DEF">
            <wp:extent cx="5760720" cy="3240405"/>
            <wp:effectExtent l="19050" t="19050" r="11430" b="171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651D32" w:rsidRDefault="00A37BB4" w:rsidP="00583AF6">
      <w:pPr>
        <w:pStyle w:val="StandardWeb"/>
        <w:jc w:val="both"/>
      </w:pPr>
      <w:r>
        <w:t>Mittels des ‚</w:t>
      </w:r>
      <w:proofErr w:type="spellStart"/>
      <w:r>
        <w:t>params</w:t>
      </w:r>
      <w:proofErr w:type="spellEnd"/>
      <w:r>
        <w:t xml:space="preserve">‘-Stichwort kann man einer Funktion die Möglichkeit geben, als Übergabeparameter ein Array unbestimmter Größe zu verlangen. </w:t>
      </w:r>
    </w:p>
    <w:p w:rsidR="00A37BB4" w:rsidRDefault="00A37BB4" w:rsidP="00583AF6">
      <w:pPr>
        <w:pStyle w:val="StandardWeb"/>
        <w:jc w:val="both"/>
      </w:pPr>
      <w:r>
        <w:t>Dies kann bei Aufruf in Form eines Arrays oder als durch Kommata getrennte Einzelwerte übergeben werden. In der Funktion werden beide</w:t>
      </w:r>
      <w:del w:id="119" w:author="Stephan Hahnel" w:date="2018-01-05T09:55:00Z">
        <w:r w:rsidDel="007202C7">
          <w:delText>r</w:delText>
        </w:r>
      </w:del>
      <w:r>
        <w:t xml:space="preserve"> Fälle als Array behandelt.</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120" w:name="_Toc502761910"/>
      <w:r>
        <w:lastRenderedPageBreak/>
        <w:t>Spezielle Parametertypen: optional</w:t>
      </w:r>
      <w:bookmarkEnd w:id="120"/>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16AE8CC" wp14:editId="13638948">
            <wp:extent cx="5760720" cy="3240405"/>
            <wp:effectExtent l="19050" t="19050" r="11430" b="171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Man kann in Funktionsdeklarationen Übergabeparametern Strandartwerte zuweisen, in dem man diese mittels =-Zeichen mit dem Parameter verknüpft. Diese sogenannten optionalen Parameter müssen immer die letzten Positionen der Parameterliste einnehmen. Werden beim Aufruf für diese Parameter keine expliziten Werte übergeben, verwendet die Funktion die Standartwerte.</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121" w:name="_Toc502761911"/>
      <w:r>
        <w:lastRenderedPageBreak/>
        <w:t>Fragen</w:t>
      </w:r>
      <w:bookmarkEnd w:id="121"/>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1DA5BA2A" wp14:editId="25189CF8">
            <wp:extent cx="5760720" cy="3240405"/>
            <wp:effectExtent l="19050" t="19050" r="11430" b="171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Antworten:</w:t>
      </w:r>
    </w:p>
    <w:p w:rsidR="007202C7" w:rsidRDefault="00A37BB4" w:rsidP="00583AF6">
      <w:pPr>
        <w:pStyle w:val="StandardWeb"/>
        <w:jc w:val="both"/>
        <w:rPr>
          <w:ins w:id="122" w:author="Stephan Hahnel" w:date="2018-01-05T09:57:00Z"/>
        </w:rPr>
      </w:pPr>
      <w:r>
        <w:t>Funktion 1: Der optionale Parameter ist nicht an der letzten Position der Parameterliste</w:t>
      </w:r>
      <w:ins w:id="123" w:author="Stephan Hahnel" w:date="2018-01-05T09:57:00Z">
        <w:r w:rsidR="007202C7">
          <w:t>.</w:t>
        </w:r>
      </w:ins>
      <w:r>
        <w:t xml:space="preserve"> </w:t>
      </w:r>
    </w:p>
    <w:p w:rsidR="007202C7" w:rsidRDefault="00A37BB4" w:rsidP="00583AF6">
      <w:pPr>
        <w:pStyle w:val="StandardWeb"/>
        <w:jc w:val="both"/>
        <w:rPr>
          <w:ins w:id="124" w:author="Stephan Hahnel" w:date="2018-01-05T09:57:00Z"/>
        </w:rPr>
      </w:pPr>
      <w:r>
        <w:t>Funktion 2: Wenn das ‚</w:t>
      </w:r>
      <w:proofErr w:type="spellStart"/>
      <w:r>
        <w:t>params</w:t>
      </w:r>
      <w:proofErr w:type="spellEnd"/>
      <w:r>
        <w:t>‘-Stichwort verwendet wird</w:t>
      </w:r>
      <w:ins w:id="125" w:author="Stephan Hahnel" w:date="2018-01-05T09:57:00Z">
        <w:r w:rsidR="007202C7">
          <w:t>,</w:t>
        </w:r>
      </w:ins>
      <w:r>
        <w:t xml:space="preserve"> muss als Parameter ein Array angegeben werden</w:t>
      </w:r>
      <w:ins w:id="126" w:author="Stephan Hahnel" w:date="2018-01-05T09:57:00Z">
        <w:r w:rsidR="007202C7">
          <w:t>.</w:t>
        </w:r>
      </w:ins>
      <w:r>
        <w:t xml:space="preserve"> </w:t>
      </w:r>
    </w:p>
    <w:p w:rsidR="00A37BB4" w:rsidRDefault="00A37BB4" w:rsidP="00583AF6">
      <w:pPr>
        <w:pStyle w:val="StandardWeb"/>
        <w:jc w:val="both"/>
      </w:pPr>
      <w:r>
        <w:t xml:space="preserve">Funktion 3: </w:t>
      </w:r>
      <w:r w:rsidR="00690705">
        <w:t>Auch,</w:t>
      </w:r>
      <w:r>
        <w:t xml:space="preserve"> wenn das ‚out‘-Stichwort verwendet wird, muss ein Datentyp angegeben werden</w:t>
      </w:r>
      <w:ins w:id="127" w:author="Stephan Hahnel" w:date="2018-01-05T09:57:00Z">
        <w:r w:rsidR="007202C7">
          <w:t>.</w:t>
        </w:r>
      </w:ins>
    </w:p>
    <w:p w:rsidR="00A37BB4" w:rsidRDefault="00A37BB4" w:rsidP="00583AF6">
      <w:pPr>
        <w:pStyle w:val="StandardWeb"/>
        <w:jc w:val="both"/>
      </w:pPr>
      <w:r>
        <w:t>Enumeratoren definieren die möglichen Zustände als feste Werte. Würde man einen String verwenden</w:t>
      </w:r>
      <w:ins w:id="128" w:author="Stephan Hahnel" w:date="2018-01-05T09:58:00Z">
        <w:r w:rsidR="007202C7">
          <w:t>,</w:t>
        </w:r>
      </w:ins>
      <w:r>
        <w:t xml:space="preserve"> könnte einer aus einer unendlichen Anzahl an Zuständen übergeben werden</w:t>
      </w:r>
      <w:ins w:id="129" w:author="Stephan Hahnel" w:date="2018-01-05T09:58:00Z">
        <w:r w:rsidR="007202C7">
          <w:t>.</w:t>
        </w:r>
      </w:ins>
    </w:p>
    <w:p w:rsidR="00A37BB4" w:rsidRPr="006D6252" w:rsidRDefault="00A37BB4" w:rsidP="00A37BB4">
      <w:pPr>
        <w:pStyle w:val="Fakten"/>
      </w:pPr>
    </w:p>
    <w:p w:rsidR="00A37BB4" w:rsidRDefault="00A37BB4" w:rsidP="00A37BB4"/>
    <w:p w:rsidR="00A37BB4" w:rsidRDefault="00A37BB4">
      <w:pPr>
        <w:sectPr w:rsidR="00A37BB4" w:rsidSect="00F52F54">
          <w:headerReference w:type="even" r:id="rId56"/>
          <w:headerReference w:type="default" r:id="rId57"/>
          <w:footerReference w:type="even" r:id="rId58"/>
          <w:footerReference w:type="default" r:id="rId59"/>
          <w:headerReference w:type="first" r:id="rId60"/>
          <w:footerReference w:type="first" r:id="rId61"/>
          <w:pgSz w:w="11906" w:h="16838"/>
          <w:pgMar w:top="1417" w:right="1417" w:bottom="1134" w:left="1417" w:header="426" w:footer="708" w:gutter="0"/>
          <w:cols w:space="708"/>
          <w:docGrid w:linePitch="360"/>
        </w:sectPr>
      </w:pPr>
    </w:p>
    <w:p w:rsidR="00A37BB4" w:rsidRPr="006D6252" w:rsidRDefault="00A37BB4" w:rsidP="00A37BB4">
      <w:pPr>
        <w:pStyle w:val="berschrift1"/>
      </w:pPr>
      <w:bookmarkStart w:id="130" w:name="_Toc502761912"/>
      <w:r>
        <w:lastRenderedPageBreak/>
        <w:t>Objektorientierte Programmierung</w:t>
      </w:r>
      <w:bookmarkEnd w:id="130"/>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DBEFA55" wp14:editId="141C5AF0">
            <wp:extent cx="5760720" cy="3240405"/>
            <wp:effectExtent l="19050" t="19050" r="11430" b="171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131" w:name="_Toc502761913"/>
      <w:r>
        <w:lastRenderedPageBreak/>
        <w:t>Objektorientierte Programmierung</w:t>
      </w:r>
      <w:bookmarkEnd w:id="131"/>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1C94473" wp14:editId="77995BBE">
            <wp:extent cx="5760720" cy="3240405"/>
            <wp:effectExtent l="19050" t="19050" r="11430" b="171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In der objektorientierten Programmierung werden Programmfunktionen in sogenannten ‚Klassen‘ strukturiert, welche jeweils hoch spezialisierte Aufgaben erfüllen. Diese Klassen fungieren als Schablonen für gleichartige Objekte. Jedes Objekt einer Klasse besitzt die gleichen Variablen und Funktionen. Dies führt zu einer verbesserten Strukturierung und einer erhöhten Lesbarkeit und Übersichtlichkeit des Codes im Gegensatz zur </w:t>
      </w:r>
      <w:del w:id="132" w:author="Stephan Hahnel" w:date="2018-01-05T10:00:00Z">
        <w:r w:rsidDel="00E0053A">
          <w:delText>prozedualen</w:delText>
        </w:r>
      </w:del>
      <w:ins w:id="133" w:author="Stephan Hahnel" w:date="2018-01-05T10:00:00Z">
        <w:r w:rsidR="00E0053A">
          <w:t>prozeduralen</w:t>
        </w:r>
      </w:ins>
      <w:r>
        <w:t xml:space="preserve">/imperative Programmierung. Zudem kann durch die </w:t>
      </w:r>
      <w:proofErr w:type="spellStart"/>
      <w:r>
        <w:t>Zugangsmodifier</w:t>
      </w:r>
      <w:proofErr w:type="spellEnd"/>
      <w:r>
        <w:t xml:space="preserve"> die Zugriffsmöglichkeit für einzelne Variablen und Funktionen genauer gesteuert werden.</w:t>
      </w:r>
    </w:p>
    <w:p w:rsidR="00A37BB4" w:rsidRDefault="00A37BB4" w:rsidP="00583AF6">
      <w:pPr>
        <w:pStyle w:val="StandardWeb"/>
        <w:jc w:val="both"/>
      </w:pPr>
      <w:r>
        <w:t>Aus jeder Klasse können beliebig viele Objekte erstellt (instanziiert) werden. Jedes dieser Objekte besitzt die von der Klasse vorgegebene Struktur, agiert jedoch völlig unabhängig von den anderen Objekten bzw. der Klasse selbst.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134" w:name="_Toc502761914"/>
      <w:r>
        <w:lastRenderedPageBreak/>
        <w:t>Felder und Methoden</w:t>
      </w:r>
      <w:bookmarkEnd w:id="134"/>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29B054AE" wp14:editId="11BAECBA">
            <wp:extent cx="5760720" cy="3240405"/>
            <wp:effectExtent l="19050" t="19050" r="11430" b="171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B73F0" w:rsidRDefault="00A37BB4" w:rsidP="00583AF6">
      <w:pPr>
        <w:pStyle w:val="StandardWeb"/>
        <w:jc w:val="both"/>
        <w:rPr>
          <w:ins w:id="135" w:author="Stephan Hahnel" w:date="2018-01-05T10:06:00Z"/>
        </w:rPr>
      </w:pPr>
      <w:r>
        <w:t xml:space="preserve">Felder (Membervariablen) sind am Objekt hängende Variablen, welche dieses beschreiben. Dabei ist das Prinzip der Kapselung zu beachten. Dieses besagt, dass Felder nur durch das Objekt selbst direkt manipuliert werden dürfen. </w:t>
      </w:r>
    </w:p>
    <w:p w:rsidR="00A37BB4" w:rsidRDefault="00A37BB4" w:rsidP="00583AF6">
      <w:pPr>
        <w:pStyle w:val="StandardWeb"/>
        <w:jc w:val="both"/>
      </w:pPr>
      <w:r>
        <w:t>Daraus folgt, dass sowohl Lese- als auch Schreibzugriff von außen nur über Funktionen des Objekts selbst erfolgen dürfen und die Felder selbst einen ‚private‘-</w:t>
      </w:r>
      <w:proofErr w:type="spellStart"/>
      <w:r>
        <w:t>Modifier</w:t>
      </w:r>
      <w:proofErr w:type="spellEnd"/>
      <w:r>
        <w:t xml:space="preserve"> besitzen. Traditionell erfolgt dieser Zugriff über </w:t>
      </w:r>
      <w:proofErr w:type="spellStart"/>
      <w:r>
        <w:t>Get</w:t>
      </w:r>
      <w:proofErr w:type="spellEnd"/>
      <w:r>
        <w:t>- und Set- Methoden.</w:t>
      </w:r>
    </w:p>
    <w:p w:rsidR="00A37BB4" w:rsidRDefault="00A37BB4" w:rsidP="00583AF6">
      <w:pPr>
        <w:pStyle w:val="StandardWeb"/>
        <w:jc w:val="both"/>
      </w:pPr>
      <w:r>
        <w:t>Funktionen (Methoden) eines Objekts sind fest mit diesem Objekt verbundene Funktionen, welche dieses in irgendeiner Art und Weise manipulieren. Genau wie die Felder werden sie in die Klasse geschrieben, existieren aber pro instanziiertem Objekt einmal.</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136" w:name="_Toc502761915"/>
      <w:r>
        <w:lastRenderedPageBreak/>
        <w:t>Properties</w:t>
      </w:r>
      <w:bookmarkEnd w:id="136"/>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11A49D19" wp14:editId="3024BA61">
            <wp:extent cx="5760720" cy="3240405"/>
            <wp:effectExtent l="19050" t="19050" r="11430" b="171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C82B08" w:rsidRDefault="00A37BB4" w:rsidP="00583AF6">
      <w:pPr>
        <w:pStyle w:val="StandardWeb"/>
        <w:jc w:val="both"/>
        <w:rPr>
          <w:ins w:id="137" w:author="Stephan Hahnel" w:date="2018-01-05T11:03:00Z"/>
        </w:rPr>
      </w:pPr>
      <w:r>
        <w:t xml:space="preserve">Properties (Eigenschaften) vereinfachen die Formulierung von </w:t>
      </w:r>
      <w:proofErr w:type="spellStart"/>
      <w:r>
        <w:t>Get</w:t>
      </w:r>
      <w:proofErr w:type="spellEnd"/>
      <w:r>
        <w:t xml:space="preserve">- und Set-Methoden. Dabei ist jeder Property ein Feld zugewiesen. </w:t>
      </w:r>
    </w:p>
    <w:p w:rsidR="00A37BB4" w:rsidRDefault="00831FC2" w:rsidP="00583AF6">
      <w:pPr>
        <w:pStyle w:val="StandardWeb"/>
        <w:jc w:val="both"/>
      </w:pPr>
      <w:ins w:id="138" w:author="Stephan Hahnel" w:date="2018-01-05T15:37:00Z">
        <w:r>
          <w:rPr>
            <w:rFonts w:ascii="Arial" w:hAnsi="Arial" w:cs="Arial"/>
            <w:noProof/>
            <w:color w:val="0000FF"/>
            <w:sz w:val="27"/>
            <w:szCs w:val="27"/>
          </w:rPr>
          <w:drawing>
            <wp:anchor distT="0" distB="0" distL="114300" distR="114300" simplePos="0" relativeHeight="251678720" behindDoc="0" locked="0" layoutInCell="1" allowOverlap="1" wp14:anchorId="2DB04BB6" wp14:editId="5F55627A">
              <wp:simplePos x="0" y="0"/>
              <wp:positionH relativeFrom="margin">
                <wp:align>left</wp:align>
              </wp:positionH>
              <wp:positionV relativeFrom="paragraph">
                <wp:posOffset>4445</wp:posOffset>
              </wp:positionV>
              <wp:extent cx="502920" cy="502920"/>
              <wp:effectExtent l="0" t="0" r="0" b="0"/>
              <wp:wrapSquare wrapText="bothSides"/>
              <wp:docPr id="109" name="Grafik 109" descr="Bildergebnis für icon warn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icon warning">
                        <a:hlinkClick r:id="rId37" tgtFrame="&quot;_blank&quot;"/>
                      </pic:cNvPr>
                      <pic:cNvPicPr>
                        <a:picLocks noChangeAspect="1" noChangeArrowheads="1"/>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139" w:author="Stephan Hahnel" w:date="2018-01-05T11:03:00Z">
        <w:r w:rsidR="00C82B08">
          <w:t>ACHTUNG (ICON!)</w:t>
        </w:r>
      </w:ins>
      <w:ins w:id="140" w:author="Stephan Hahnel" w:date="2018-01-05T11:04:00Z">
        <w:r w:rsidR="00C82B08">
          <w:t xml:space="preserve"> </w:t>
        </w:r>
      </w:ins>
      <w:r w:rsidR="00A37BB4">
        <w:t>Es ist zu beachten, dass die Property selbst kein Feld ist, sondern nur eine ‚Tür‘ zu dem jeweiligen Feld bereitstellt, welche den Zugriff auf das Feld kontrolliert.</w:t>
      </w:r>
    </w:p>
    <w:p w:rsidR="00A37BB4" w:rsidRDefault="00A37BB4" w:rsidP="00583AF6">
      <w:pPr>
        <w:pStyle w:val="StandardWeb"/>
        <w:jc w:val="both"/>
      </w:pPr>
      <w:r>
        <w:t>Wenn man keine manuelle Verknüpfung zwischen einem Feld und der Property herstellt, generiert der Compiler ein unsichtbares Feld, welches er mit der Property verknüpft.</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141" w:name="_Toc502761916"/>
      <w:r>
        <w:lastRenderedPageBreak/>
        <w:t>Varianten von Properties</w:t>
      </w:r>
      <w:bookmarkEnd w:id="141"/>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001409B" wp14:editId="766E20F9">
            <wp:extent cx="5760720" cy="3240405"/>
            <wp:effectExtent l="19050" t="19050" r="11430" b="1714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EA593D" w:rsidRDefault="00A37BB4" w:rsidP="00583AF6">
      <w:pPr>
        <w:pStyle w:val="StandardWeb"/>
        <w:jc w:val="both"/>
        <w:rPr>
          <w:ins w:id="142" w:author="Stephan Hahnel" w:date="2018-01-05T11:05:00Z"/>
        </w:rPr>
      </w:pPr>
      <w:r>
        <w:t>In dem Properties können Lese- und Schreibzugriff getrennt gesteuert werden, indem man dem ‚</w:t>
      </w:r>
      <w:proofErr w:type="spellStart"/>
      <w:r>
        <w:t>get</w:t>
      </w:r>
      <w:proofErr w:type="spellEnd"/>
      <w:r>
        <w:t>‘ bzw. dem ‚</w:t>
      </w:r>
      <w:proofErr w:type="spellStart"/>
      <w:r>
        <w:t>set</w:t>
      </w:r>
      <w:proofErr w:type="spellEnd"/>
      <w:r>
        <w:t>‘-</w:t>
      </w:r>
      <w:proofErr w:type="spellStart"/>
      <w:r>
        <w:t>Sitchwort</w:t>
      </w:r>
      <w:proofErr w:type="spellEnd"/>
      <w:r>
        <w:t xml:space="preserve"> eigene </w:t>
      </w:r>
      <w:proofErr w:type="spellStart"/>
      <w:r>
        <w:t>Zugriffsmodifier</w:t>
      </w:r>
      <w:proofErr w:type="spellEnd"/>
      <w:r>
        <w:t xml:space="preserve"> zuweist. </w:t>
      </w:r>
    </w:p>
    <w:p w:rsidR="00A37BB4" w:rsidRDefault="00A37BB4" w:rsidP="00583AF6">
      <w:pPr>
        <w:pStyle w:val="StandardWeb"/>
        <w:jc w:val="both"/>
      </w:pPr>
      <w:r>
        <w:t>Es kann z.B. auch vollständig auf das ‚</w:t>
      </w:r>
      <w:proofErr w:type="spellStart"/>
      <w:r>
        <w:t>set</w:t>
      </w:r>
      <w:proofErr w:type="spellEnd"/>
      <w:r>
        <w:t>‘-Stichwort verzichtet werden, wodurch die Variable nur noch bei der Objekterstellung gesetzt werden kann.</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143" w:name="_Toc502761917"/>
      <w:r>
        <w:lastRenderedPageBreak/>
        <w:t>Zugriff auf Property genau steuern</w:t>
      </w:r>
      <w:bookmarkEnd w:id="143"/>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174D2CCC" wp14:editId="6D52370C">
            <wp:extent cx="5760720" cy="3240405"/>
            <wp:effectExtent l="19050" t="19050" r="11430" b="171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del w:id="144" w:author="Stephan Hahnel" w:date="2018-01-05T11:05:00Z">
        <w:r w:rsidDel="00EA593D">
          <w:delText xml:space="preserve">Wenn </w:delText>
        </w:r>
      </w:del>
      <w:ins w:id="145" w:author="Stephan Hahnel" w:date="2018-01-05T11:05:00Z">
        <w:r w:rsidR="00EA593D">
          <w:t xml:space="preserve">Will </w:t>
        </w:r>
      </w:ins>
      <w:r>
        <w:t xml:space="preserve">man das Verhalten von Lese- bzw. Schreibzugriff detaillierter steuern, als nur durch </w:t>
      </w:r>
      <w:proofErr w:type="spellStart"/>
      <w:r>
        <w:t>Zugriffsmodifier</w:t>
      </w:r>
      <w:proofErr w:type="spellEnd"/>
      <w:r>
        <w:t>, müssen die Methoden vollständig ausgeschrieben werden und wie oben gezeigt mit einem Feld verknüpft werden. In der Set-Methode wird das Stichwort ‚</w:t>
      </w:r>
      <w:proofErr w:type="spellStart"/>
      <w:r>
        <w:t>value</w:t>
      </w:r>
      <w:proofErr w:type="spellEnd"/>
      <w:r>
        <w:t>‘ verwendet um den übergebenen und neu zuzuweisenden Wert zu repräsentieren.</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146" w:name="_Toc502761918"/>
      <w:proofErr w:type="spellStart"/>
      <w:r>
        <w:lastRenderedPageBreak/>
        <w:t>Modifier</w:t>
      </w:r>
      <w:bookmarkEnd w:id="146"/>
      <w:proofErr w:type="spellEnd"/>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42B958C" wp14:editId="6FC7E592">
            <wp:extent cx="5760720" cy="3240405"/>
            <wp:effectExtent l="19050" t="19050" r="11430" b="1714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Durch </w:t>
      </w:r>
      <w:proofErr w:type="spellStart"/>
      <w:r>
        <w:t>Zugriffsmodifier</w:t>
      </w:r>
      <w:proofErr w:type="spellEnd"/>
      <w:r>
        <w:t xml:space="preserve"> kann der Zugang zu Properties, Klassen, Feldern und Funktionen gesteuert werden.</w:t>
      </w:r>
    </w:p>
    <w:p w:rsidR="00A37BB4" w:rsidRDefault="00A37BB4" w:rsidP="00583AF6">
      <w:pPr>
        <w:pStyle w:val="StandardWeb"/>
        <w:jc w:val="both"/>
      </w:pPr>
      <w:r>
        <w:t xml:space="preserve">Neben den oben beschriebenen </w:t>
      </w:r>
      <w:proofErr w:type="spellStart"/>
      <w:r>
        <w:t>Modifieren</w:t>
      </w:r>
      <w:proofErr w:type="spellEnd"/>
      <w:r>
        <w:t xml:space="preserve"> existiert noch die Kombination ‚</w:t>
      </w:r>
      <w:proofErr w:type="spellStart"/>
      <w:r>
        <w:t>protected</w:t>
      </w:r>
      <w:proofErr w:type="spellEnd"/>
      <w:r>
        <w:t xml:space="preserve"> internal‘ wodurch das so geschützte Element innerhalb der gleichen Assembly ‚</w:t>
      </w:r>
      <w:proofErr w:type="spellStart"/>
      <w:r>
        <w:t>public</w:t>
      </w:r>
      <w:proofErr w:type="spellEnd"/>
      <w:r>
        <w:t xml:space="preserve">‘ ist, in anderen </w:t>
      </w:r>
      <w:proofErr w:type="spellStart"/>
      <w:r>
        <w:t>Assemblies</w:t>
      </w:r>
      <w:proofErr w:type="spellEnd"/>
      <w:r>
        <w:t xml:space="preserve"> jedoch ‚</w:t>
      </w:r>
      <w:proofErr w:type="spellStart"/>
      <w:r>
        <w:t>protected</w:t>
      </w:r>
      <w:proofErr w:type="spellEnd"/>
      <w:r>
        <w:t xml:space="preserve">‘, d.h. es kann in anderen </w:t>
      </w:r>
      <w:proofErr w:type="spellStart"/>
      <w:r>
        <w:t>Assemblies</w:t>
      </w:r>
      <w:proofErr w:type="spellEnd"/>
      <w:r>
        <w:t xml:space="preserve"> nur in abgeleiteten Klassen verwendet werden.</w:t>
      </w:r>
    </w:p>
    <w:p w:rsidR="00A37BB4" w:rsidRPr="006D6252" w:rsidRDefault="00A37BB4" w:rsidP="00583AF6">
      <w:pPr>
        <w:pStyle w:val="StandardWeb"/>
        <w:jc w:val="both"/>
      </w:pPr>
    </w:p>
    <w:p w:rsidR="00A37BB4" w:rsidRDefault="00A37BB4" w:rsidP="00583AF6">
      <w:pPr>
        <w:pStyle w:val="StandardWeb"/>
        <w:jc w:val="both"/>
      </w:pPr>
    </w:p>
    <w:p w:rsidR="00A37BB4" w:rsidRDefault="00A37BB4">
      <w:r>
        <w:br w:type="page"/>
      </w:r>
    </w:p>
    <w:p w:rsidR="00A37BB4" w:rsidRPr="006D6252" w:rsidRDefault="00A37BB4" w:rsidP="00A37BB4">
      <w:pPr>
        <w:pStyle w:val="berschrift1"/>
      </w:pPr>
      <w:bookmarkStart w:id="147" w:name="_Toc502761919"/>
      <w:r>
        <w:lastRenderedPageBreak/>
        <w:t>Konstruktoren/Destruktoren</w:t>
      </w:r>
      <w:bookmarkEnd w:id="147"/>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758AD30C" wp14:editId="0D2A3C5D">
            <wp:extent cx="5760720" cy="3240405"/>
            <wp:effectExtent l="19050" t="19050" r="11430" b="1714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Konstruktoren sind spezielle Funktionen einer Klasse, welche für die Instanziierung (d.h. die Erstellung) von neuen Objekten dieser Klasse zuständig </w:t>
      </w:r>
      <w:del w:id="148" w:author="Stephan Hahnel" w:date="2018-01-05T11:07:00Z">
        <w:r w:rsidDel="00EA593D">
          <w:delText>ist</w:delText>
        </w:r>
      </w:del>
      <w:ins w:id="149" w:author="Stephan Hahnel" w:date="2018-01-05T11:07:00Z">
        <w:r w:rsidR="00EA593D">
          <w:t>sind</w:t>
        </w:r>
      </w:ins>
      <w:r>
        <w:t xml:space="preserve">. Konstruktoren heißen dabei immer grundsätzlich wie die Klasse selbst und haben keine Rückgabetypangabe (nicht einmal </w:t>
      </w:r>
      <w:proofErr w:type="spellStart"/>
      <w:r>
        <w:t>void</w:t>
      </w:r>
      <w:proofErr w:type="spellEnd"/>
      <w:r>
        <w:t>), da der Rückgabewert dieser Funktionen das neue Objekt selbst ist. In den Konstruktoren werden die Objekte in ihren Startzustand versetzt, was bedeutet, dass Felder mit Übergabeparametern initialisiert werden.</w:t>
      </w:r>
    </w:p>
    <w:p w:rsidR="00A37BB4" w:rsidRDefault="00A37BB4" w:rsidP="00583AF6">
      <w:pPr>
        <w:pStyle w:val="StandardWeb"/>
        <w:jc w:val="both"/>
      </w:pPr>
      <w:r>
        <w:t>Jede Klasse kann eine beliebige Anzahl von Konstruktoren besitzen, wobei aber auch hier die Regeln für überladene Funktionen gelten.</w:t>
      </w:r>
    </w:p>
    <w:p w:rsidR="00EA593D" w:rsidRDefault="00A37BB4" w:rsidP="00583AF6">
      <w:pPr>
        <w:pStyle w:val="StandardWeb"/>
        <w:jc w:val="both"/>
        <w:rPr>
          <w:ins w:id="150" w:author="Stephan Hahnel" w:date="2018-01-05T11:09:00Z"/>
        </w:rPr>
      </w:pPr>
      <w:r>
        <w:t xml:space="preserve">Der Destruktor ist für die Löschung des Objekts aus dem Speicher zuständig und wird von der </w:t>
      </w:r>
      <w:proofErr w:type="spellStart"/>
      <w:r>
        <w:t>Garbage</w:t>
      </w:r>
      <w:del w:id="151" w:author="Stephan Hahnel" w:date="2018-01-05T11:09:00Z">
        <w:r w:rsidDel="00EA593D">
          <w:delText>C</w:delText>
        </w:r>
      </w:del>
      <w:r>
        <w:t>Collection</w:t>
      </w:r>
      <w:proofErr w:type="spellEnd"/>
      <w:r>
        <w:t xml:space="preserve"> aufgerufen, wenn das</w:t>
      </w:r>
      <w:del w:id="152" w:author="Stephan Hahnel" w:date="2018-01-05T11:09:00Z">
        <w:r w:rsidDel="00EA593D">
          <w:delText>s</w:delText>
        </w:r>
      </w:del>
      <w:r>
        <w:t xml:space="preserve"> Objekt nirgendwo mehr referenziert ist. </w:t>
      </w:r>
    </w:p>
    <w:p w:rsidR="00A37BB4" w:rsidRDefault="006F71E9" w:rsidP="00583AF6">
      <w:pPr>
        <w:pStyle w:val="StandardWeb"/>
        <w:jc w:val="both"/>
      </w:pPr>
      <w:ins w:id="153" w:author="Stephan Hahnel" w:date="2018-01-05T15:37:00Z">
        <w:r>
          <w:rPr>
            <w:rFonts w:ascii="Arial" w:hAnsi="Arial" w:cs="Arial"/>
            <w:noProof/>
            <w:color w:val="0000FF"/>
            <w:sz w:val="27"/>
            <w:szCs w:val="27"/>
          </w:rPr>
          <w:drawing>
            <wp:anchor distT="0" distB="0" distL="114300" distR="114300" simplePos="0" relativeHeight="251676672" behindDoc="0" locked="0" layoutInCell="1" allowOverlap="1" wp14:anchorId="2DB04BB6" wp14:editId="5F55627A">
              <wp:simplePos x="0" y="0"/>
              <wp:positionH relativeFrom="margin">
                <wp:align>left</wp:align>
              </wp:positionH>
              <wp:positionV relativeFrom="paragraph">
                <wp:posOffset>4445</wp:posOffset>
              </wp:positionV>
              <wp:extent cx="502920" cy="502920"/>
              <wp:effectExtent l="0" t="0" r="0" b="0"/>
              <wp:wrapSquare wrapText="bothSides"/>
              <wp:docPr id="108" name="Grafik 108" descr="Bildergebnis für icon warn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icon warning">
                        <a:hlinkClick r:id="rId37" tgtFrame="&quot;_blank&quot;"/>
                      </pic:cNvPr>
                      <pic:cNvPicPr>
                        <a:picLocks noChangeAspect="1" noChangeArrowheads="1"/>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154" w:author="Stephan Hahnel" w:date="2018-01-05T11:09:00Z">
        <w:r w:rsidR="00EA593D">
          <w:t>ACHTUNG (ICON!)</w:t>
        </w:r>
      </w:ins>
      <w:r w:rsidR="00A37BB4">
        <w:t>Anders als in C++ können Objekte nicht mehr direkt gelöscht werden. Destruktoren müssen im Normalfall nicht geschrieben werden, da dies automatisch passiert und der Destruktor unsichtbar existiert. Möchte man im Zerstörungsfall noch andere Aktionen durchgeführt wissen, als die Löschung des Objekts, kann man einen Destruktor mit der Tilde ( ~ ) einleiten.</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155" w:name="_Toc502761920"/>
      <w:r>
        <w:lastRenderedPageBreak/>
        <w:t>Statische Member (Methoden/Eigenschaften)</w:t>
      </w:r>
      <w:bookmarkEnd w:id="155"/>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71924358" wp14:editId="1AF1CC3E">
            <wp:extent cx="5760720" cy="3240405"/>
            <wp:effectExtent l="19050" t="19050" r="11430" b="1714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Variablen und Funktionen, welche mit dem Stichwort ‚</w:t>
      </w:r>
      <w:proofErr w:type="spellStart"/>
      <w:r>
        <w:t>static</w:t>
      </w:r>
      <w:proofErr w:type="spellEnd"/>
      <w:r>
        <w:t>‘ markiert sind, sind Elemente, die nicht an Objekten der jeweiligen Klasse hängen</w:t>
      </w:r>
      <w:ins w:id="156" w:author="Stephan Hahnel" w:date="2018-01-05T11:11:00Z">
        <w:r w:rsidR="00F725FE">
          <w:t>,</w:t>
        </w:r>
      </w:ins>
      <w:r>
        <w:t xml:space="preserve"> sondern global für die Klasse selbst gelten. Um sie zu verwenden muss kein Objekt erstellt werden.</w:t>
      </w:r>
    </w:p>
    <w:p w:rsidR="00A37BB4" w:rsidRDefault="006F71E9" w:rsidP="00583AF6">
      <w:pPr>
        <w:pStyle w:val="StandardWeb"/>
        <w:jc w:val="both"/>
      </w:pPr>
      <w:ins w:id="157" w:author="Stephan Hahnel" w:date="2018-01-05T15:36:00Z">
        <w:r>
          <w:rPr>
            <w:rFonts w:ascii="Arial" w:hAnsi="Arial" w:cs="Arial"/>
            <w:noProof/>
            <w:color w:val="0000FF"/>
            <w:sz w:val="27"/>
            <w:szCs w:val="27"/>
          </w:rPr>
          <w:drawing>
            <wp:anchor distT="0" distB="0" distL="114300" distR="114300" simplePos="0" relativeHeight="251674624" behindDoc="0" locked="0" layoutInCell="1" allowOverlap="1" wp14:anchorId="2DB04BB6" wp14:editId="5F55627A">
              <wp:simplePos x="0" y="0"/>
              <wp:positionH relativeFrom="margin">
                <wp:align>left</wp:align>
              </wp:positionH>
              <wp:positionV relativeFrom="paragraph">
                <wp:posOffset>4445</wp:posOffset>
              </wp:positionV>
              <wp:extent cx="502920" cy="502920"/>
              <wp:effectExtent l="0" t="0" r="0" b="0"/>
              <wp:wrapSquare wrapText="bothSides"/>
              <wp:docPr id="107" name="Grafik 107" descr="Bildergebnis für icon warn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icon warning">
                        <a:hlinkClick r:id="rId37" tgtFrame="&quot;_blank&quot;"/>
                      </pic:cNvPr>
                      <pic:cNvPicPr>
                        <a:picLocks noChangeAspect="1" noChangeArrowheads="1"/>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158" w:author="Stephan Hahnel" w:date="2018-01-05T11:11:00Z">
        <w:r w:rsidR="00F725FE">
          <w:t>ACHTUNG (ICON!)</w:t>
        </w:r>
      </w:ins>
      <w:ins w:id="159" w:author="Stephan Hahnel" w:date="2018-01-05T15:37:00Z">
        <w:r>
          <w:t xml:space="preserve"> </w:t>
        </w:r>
      </w:ins>
      <w:r w:rsidR="00A37BB4">
        <w:t xml:space="preserve">Wenn eine ganze Klasse auf </w:t>
      </w:r>
      <w:proofErr w:type="spellStart"/>
      <w:r w:rsidR="00A37BB4">
        <w:t>static</w:t>
      </w:r>
      <w:proofErr w:type="spellEnd"/>
      <w:r w:rsidR="00A37BB4">
        <w:t xml:space="preserve"> gesetzt wird, kann von dieser Klasse keine Instanzen erstellt werden.</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160" w:name="_Toc502761921"/>
      <w:r>
        <w:lastRenderedPageBreak/>
        <w:t>Fragen</w:t>
      </w:r>
      <w:bookmarkEnd w:id="160"/>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2FBEA730" wp14:editId="1888CEA3">
            <wp:extent cx="5760720" cy="3240405"/>
            <wp:effectExtent l="19050" t="19050" r="11430" b="171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Antworten:</w:t>
      </w:r>
    </w:p>
    <w:p w:rsidR="00A37BB4" w:rsidRDefault="00A37BB4" w:rsidP="00583AF6">
      <w:pPr>
        <w:pStyle w:val="StandardWeb"/>
        <w:jc w:val="both"/>
      </w:pPr>
      <w:r>
        <w:t xml:space="preserve">‚private‘ erlaubt den Zugriff auf ein Element nur aus der Klasse in der sich das Element befindet. </w:t>
      </w:r>
      <w:ins w:id="161" w:author="Stephan Hahnel" w:date="2018-01-05T11:12:00Z">
        <w:r w:rsidR="00F725FE">
          <w:br/>
        </w:r>
      </w:ins>
      <w:r>
        <w:t>‚</w:t>
      </w:r>
      <w:proofErr w:type="spellStart"/>
      <w:r>
        <w:t>protected</w:t>
      </w:r>
      <w:proofErr w:type="spellEnd"/>
      <w:r>
        <w:t>‘ erlaubt den Zugriff auch aus abgeleiteten Klassen.</w:t>
      </w:r>
    </w:p>
    <w:p w:rsidR="00A37BB4" w:rsidRDefault="00A37BB4">
      <w:pPr>
        <w:pStyle w:val="StandardWeb"/>
        <w:pPrChange w:id="162" w:author="Stephan Hahnel" w:date="2018-01-05T11:15:00Z">
          <w:pPr>
            <w:pStyle w:val="StandardWeb"/>
            <w:jc w:val="both"/>
          </w:pPr>
        </w:pPrChange>
      </w:pPr>
      <w:r>
        <w:t xml:space="preserve">Property 1: Lese- und Schreibzugriff von überall </w:t>
      </w:r>
      <w:ins w:id="163" w:author="Stephan Hahnel" w:date="2018-01-05T11:15:00Z">
        <w:r w:rsidR="002E3C63">
          <w:br/>
        </w:r>
      </w:ins>
      <w:r>
        <w:t xml:space="preserve">Property 2: Lesezugriff von überall, Schreibzugriff nur aus der eigenen Klasse </w:t>
      </w:r>
      <w:ins w:id="164" w:author="Stephan Hahnel" w:date="2018-01-05T11:15:00Z">
        <w:r w:rsidR="002E3C63">
          <w:br/>
        </w:r>
      </w:ins>
      <w:r>
        <w:t xml:space="preserve">Property 3: Lese- und Schreibzugriff nur aus der eigenen Klasse </w:t>
      </w:r>
      <w:ins w:id="165" w:author="Stephan Hahnel" w:date="2018-01-05T11:15:00Z">
        <w:r w:rsidR="002E3C63">
          <w:br/>
        </w:r>
      </w:ins>
      <w:r>
        <w:t>Property 4: Lesezugriff von überall, Schreibzugriff nicht möglich. Die Eigenschaft kann nur durch den Konstruktor gesetzt werden.</w:t>
      </w:r>
    </w:p>
    <w:p w:rsidR="00A37BB4" w:rsidRDefault="00A37BB4" w:rsidP="00583AF6">
      <w:pPr>
        <w:pStyle w:val="StandardWeb"/>
        <w:jc w:val="both"/>
      </w:pPr>
      <w:r>
        <w:t xml:space="preserve">Konstruktoren heißen immer so wie die Klasse selbst und haben keinen Rückgabetypen (nicht einmal </w:t>
      </w:r>
      <w:proofErr w:type="spellStart"/>
      <w:r>
        <w:t>void</w:t>
      </w:r>
      <w:proofErr w:type="spellEnd"/>
      <w:r>
        <w:t>)</w:t>
      </w:r>
      <w:ins w:id="166" w:author="Stephan Hahnel" w:date="2018-01-05T11:15:00Z">
        <w:r w:rsidR="002E3C63">
          <w:t>.</w:t>
        </w:r>
      </w:ins>
    </w:p>
    <w:p w:rsidR="00A37BB4" w:rsidRPr="006D6252" w:rsidRDefault="00A37BB4" w:rsidP="00A37BB4">
      <w:pPr>
        <w:pStyle w:val="Fakten"/>
      </w:pPr>
    </w:p>
    <w:p w:rsidR="00A37BB4" w:rsidRDefault="00A37BB4" w:rsidP="00A37BB4"/>
    <w:p w:rsidR="00A37BB4" w:rsidRDefault="00A37BB4">
      <w:pPr>
        <w:sectPr w:rsidR="00A37BB4" w:rsidSect="00F52F54">
          <w:headerReference w:type="even" r:id="rId72"/>
          <w:headerReference w:type="default" r:id="rId73"/>
          <w:footerReference w:type="even" r:id="rId74"/>
          <w:footerReference w:type="default" r:id="rId75"/>
          <w:headerReference w:type="first" r:id="rId76"/>
          <w:footerReference w:type="first" r:id="rId77"/>
          <w:pgSz w:w="11906" w:h="16838"/>
          <w:pgMar w:top="1417" w:right="1417" w:bottom="1134" w:left="1417" w:header="426" w:footer="708" w:gutter="0"/>
          <w:cols w:space="708"/>
          <w:docGrid w:linePitch="360"/>
        </w:sectPr>
      </w:pPr>
    </w:p>
    <w:p w:rsidR="00A37BB4" w:rsidRPr="006D6252" w:rsidRDefault="00A37BB4" w:rsidP="00A37BB4">
      <w:pPr>
        <w:pStyle w:val="berschrift1"/>
      </w:pPr>
      <w:bookmarkStart w:id="167" w:name="_Toc502761922"/>
      <w:r>
        <w:lastRenderedPageBreak/>
        <w:t>Vererbung</w:t>
      </w:r>
      <w:bookmarkEnd w:id="167"/>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7652E625" wp14:editId="4ED15B9D">
            <wp:extent cx="5760720" cy="3240405"/>
            <wp:effectExtent l="19050" t="19050" r="11430" b="171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168" w:name="_Toc502761923"/>
      <w:r>
        <w:lastRenderedPageBreak/>
        <w:t>Vererbung von Klassen</w:t>
      </w:r>
      <w:bookmarkEnd w:id="168"/>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2FAA3FF8" wp14:editId="7124D3F2">
            <wp:extent cx="5760720" cy="3240405"/>
            <wp:effectExtent l="19050" t="19050" r="11430" b="171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2E3C63" w:rsidRDefault="006F71E9" w:rsidP="00583AF6">
      <w:pPr>
        <w:pStyle w:val="StandardWeb"/>
        <w:jc w:val="both"/>
        <w:rPr>
          <w:ins w:id="169" w:author="Stephan Hahnel" w:date="2018-01-05T11:16:00Z"/>
        </w:rPr>
      </w:pPr>
      <w:ins w:id="170" w:author="Stephan Hahnel" w:date="2018-01-05T15:36:00Z">
        <w:r>
          <w:rPr>
            <w:rFonts w:ascii="Arial" w:hAnsi="Arial" w:cs="Arial"/>
            <w:noProof/>
            <w:color w:val="0000FF"/>
            <w:sz w:val="27"/>
            <w:szCs w:val="27"/>
          </w:rPr>
          <w:drawing>
            <wp:anchor distT="0" distB="0" distL="114300" distR="114300" simplePos="0" relativeHeight="251672576" behindDoc="0" locked="0" layoutInCell="1" allowOverlap="1" wp14:anchorId="2DB04BB6" wp14:editId="5F55627A">
              <wp:simplePos x="0" y="0"/>
              <wp:positionH relativeFrom="margin">
                <wp:align>left</wp:align>
              </wp:positionH>
              <wp:positionV relativeFrom="paragraph">
                <wp:posOffset>1019810</wp:posOffset>
              </wp:positionV>
              <wp:extent cx="350520" cy="350520"/>
              <wp:effectExtent l="0" t="0" r="0" b="0"/>
              <wp:wrapSquare wrapText="bothSides"/>
              <wp:docPr id="106" name="Grafik 106" descr="Bildergebnis für icon warn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icon warning">
                        <a:hlinkClick r:id="rId37" tgtFrame="&quot;_blank&quot;"/>
                      </pic:cNvPr>
                      <pic:cNvPicPr>
                        <a:picLocks noChangeAspect="1" noChangeArrowheads="1"/>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A37BB4">
        <w:t xml:space="preserve">Mittels Vererbung kann eine Klasse alle Methoden und Eigenschaften einer anderen Klasse annehmen. Die abgeleitete Klasse kann dann zusätzlich weitere Eigenschaften und Methoden implementieren. Alle Objekte der abgeleiteten Klasse gelten zusätzlich auch als Objekte der Mutterklasse. Eine Vererbung wird in der Klassendeklaration durch einen Doppelpunkt ( : ) markiert. Jede Klasse kann dabei maximal von einer anderen Klasse erben. </w:t>
      </w:r>
    </w:p>
    <w:p w:rsidR="00A37BB4" w:rsidRDefault="002E3C63" w:rsidP="00583AF6">
      <w:pPr>
        <w:pStyle w:val="StandardWeb"/>
        <w:jc w:val="both"/>
      </w:pPr>
      <w:ins w:id="171" w:author="Stephan Hahnel" w:date="2018-01-05T11:16:00Z">
        <w:r>
          <w:t>ACHTUNG (ICON!)</w:t>
        </w:r>
      </w:ins>
      <w:ins w:id="172" w:author="Stephan Hahnel" w:date="2018-01-05T11:17:00Z">
        <w:r>
          <w:t xml:space="preserve"> </w:t>
        </w:r>
      </w:ins>
      <w:r w:rsidR="00A37BB4">
        <w:t xml:space="preserve">Anders als in C++ ist keine </w:t>
      </w:r>
      <w:proofErr w:type="spellStart"/>
      <w:r w:rsidR="00A37BB4">
        <w:t>Mehrfacherbung</w:t>
      </w:r>
      <w:proofErr w:type="spellEnd"/>
      <w:r w:rsidR="00A37BB4">
        <w:t xml:space="preserve"> mehr möglich.</w:t>
      </w:r>
    </w:p>
    <w:p w:rsidR="00583AF6" w:rsidRDefault="00A37BB4" w:rsidP="00583AF6">
      <w:pPr>
        <w:pStyle w:val="StandardWeb"/>
        <w:jc w:val="both"/>
      </w:pPr>
      <w:r>
        <w:t>In diesem Beispiel übernimmt die Klasse ‚</w:t>
      </w:r>
      <w:proofErr w:type="spellStart"/>
      <w:r>
        <w:t>CustomRandom</w:t>
      </w:r>
      <w:proofErr w:type="spellEnd"/>
      <w:r>
        <w:t xml:space="preserve">‘ sämtliche Elemente der Random-Klasse und implementiert zusätzlich die Methode </w:t>
      </w:r>
      <w:proofErr w:type="spellStart"/>
      <w:r>
        <w:t>NextInclusive</w:t>
      </w:r>
      <w:proofErr w:type="spellEnd"/>
      <w:r>
        <w:t>().</w:t>
      </w:r>
    </w:p>
    <w:p w:rsidR="00583AF6" w:rsidRDefault="00583AF6" w:rsidP="00583AF6">
      <w:pPr>
        <w:rPr>
          <w:rFonts w:ascii="Times New Roman" w:eastAsia="Times New Roman" w:hAnsi="Times New Roman" w:cs="Times New Roman"/>
          <w:sz w:val="24"/>
          <w:szCs w:val="24"/>
          <w:lang w:eastAsia="de-DE"/>
        </w:rPr>
      </w:pPr>
      <w:r>
        <w:br w:type="page"/>
      </w:r>
    </w:p>
    <w:p w:rsidR="00A37BB4" w:rsidRPr="006D6252" w:rsidRDefault="00A37BB4" w:rsidP="00A37BB4">
      <w:pPr>
        <w:pStyle w:val="berschrift1"/>
      </w:pPr>
      <w:bookmarkStart w:id="173" w:name="_Toc502761924"/>
      <w:r>
        <w:lastRenderedPageBreak/>
        <w:t>Konstruktoren in vererbten Klassen</w:t>
      </w:r>
      <w:bookmarkEnd w:id="173"/>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87DE256" wp14:editId="0B88F6C6">
            <wp:extent cx="5760720" cy="3240405"/>
            <wp:effectExtent l="19050" t="19050" r="11430" b="171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2E3C63" w:rsidRDefault="00A37BB4" w:rsidP="00583AF6">
      <w:pPr>
        <w:pStyle w:val="StandardWeb"/>
        <w:jc w:val="both"/>
        <w:rPr>
          <w:ins w:id="174" w:author="Stephan Hahnel" w:date="2018-01-05T11:17:00Z"/>
        </w:rPr>
      </w:pPr>
      <w:r>
        <w:t xml:space="preserve">Bei der Instanziierung eines Objekts einer Kindklasse muss im Konstruktor zunächst der Konstruktor der Mutterklasse aufgerufen werden. </w:t>
      </w:r>
    </w:p>
    <w:p w:rsidR="002E3C63" w:rsidRDefault="00A37BB4" w:rsidP="00583AF6">
      <w:pPr>
        <w:pStyle w:val="StandardWeb"/>
        <w:jc w:val="both"/>
        <w:rPr>
          <w:ins w:id="175" w:author="Stephan Hahnel" w:date="2018-01-05T11:17:00Z"/>
        </w:rPr>
      </w:pPr>
      <w:r>
        <w:t>Dies geschieht mittels des Stichworts ‚</w:t>
      </w:r>
      <w:proofErr w:type="spellStart"/>
      <w:r>
        <w:t>base</w:t>
      </w:r>
      <w:proofErr w:type="spellEnd"/>
      <w:r>
        <w:t xml:space="preserve">‘, welches per Doppelpunkt ( : ) dem Methodenkopf des </w:t>
      </w:r>
      <w:proofErr w:type="spellStart"/>
      <w:r>
        <w:t>Kindklassenkonstruktors</w:t>
      </w:r>
      <w:proofErr w:type="spellEnd"/>
      <w:r>
        <w:t xml:space="preserve"> nachgestellt wird und dem die </w:t>
      </w:r>
      <w:r w:rsidR="006C287A">
        <w:t>entsprechenden</w:t>
      </w:r>
      <w:r>
        <w:t xml:space="preserve"> Übergabeparameter mitgeben werden. </w:t>
      </w:r>
    </w:p>
    <w:p w:rsidR="00A37BB4" w:rsidRDefault="00A37BB4" w:rsidP="00583AF6">
      <w:pPr>
        <w:pStyle w:val="StandardWeb"/>
        <w:jc w:val="both"/>
      </w:pPr>
      <w:r>
        <w:t>Jede Kindklasse benötigt mindestens einen eigenen Konstruktor, welcher immer einen gültigen Konstruktor der Mutterklasse aufrufen muss.</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176" w:name="_Toc502761925"/>
      <w:r>
        <w:lastRenderedPageBreak/>
        <w:t>Virtuelle Methoden</w:t>
      </w:r>
      <w:bookmarkEnd w:id="176"/>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2634A044" wp14:editId="77434655">
            <wp:extent cx="5760720" cy="3240405"/>
            <wp:effectExtent l="19050" t="19050" r="11430" b="1714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Wenn in der Mutterklasse Methoden durch den </w:t>
      </w:r>
      <w:proofErr w:type="spellStart"/>
      <w:r>
        <w:t>Modifier</w:t>
      </w:r>
      <w:proofErr w:type="spellEnd"/>
      <w:r>
        <w:t xml:space="preserve"> ‚virtual‘ markiert werden, heißt diese Methode virtuell. Diese können in den Kindklassen mittels des </w:t>
      </w:r>
      <w:proofErr w:type="spellStart"/>
      <w:r>
        <w:t>Modifiers</w:t>
      </w:r>
      <w:proofErr w:type="spellEnd"/>
      <w:r>
        <w:t xml:space="preserve"> ‚</w:t>
      </w:r>
      <w:proofErr w:type="spellStart"/>
      <w:r>
        <w:t>override</w:t>
      </w:r>
      <w:proofErr w:type="spellEnd"/>
      <w:r>
        <w:t>‘ überschrieben werden. Objekte der Kindklasse werden bei dem entsprechenden Methodenaufruf immer die in ihrer</w:t>
      </w:r>
      <w:del w:id="177" w:author="Stephan Hahnel" w:date="2018-01-05T11:18:00Z">
        <w:r w:rsidDel="002E3C63">
          <w:delText>er</w:delText>
        </w:r>
      </w:del>
      <w:r>
        <w:t xml:space="preserve"> Klasse implementierte Methode ausführen.</w:t>
      </w:r>
    </w:p>
    <w:p w:rsidR="00A37BB4" w:rsidRDefault="00A37BB4" w:rsidP="00583AF6">
      <w:pPr>
        <w:pStyle w:val="StandardWeb"/>
        <w:jc w:val="both"/>
      </w:pPr>
      <w:r>
        <w:t>Mittels des ‚</w:t>
      </w:r>
      <w:proofErr w:type="spellStart"/>
      <w:r>
        <w:t>base</w:t>
      </w:r>
      <w:proofErr w:type="spellEnd"/>
      <w:r>
        <w:t>‘-Stichworts kann aus den Kindklassen heraus auf die Implementierung der überschriebenen Methode der Mutterklasse zugegriffen werden.</w:t>
      </w:r>
    </w:p>
    <w:p w:rsidR="00A37BB4" w:rsidRPr="006D6252" w:rsidRDefault="00A37BB4" w:rsidP="00583AF6">
      <w:pPr>
        <w:pStyle w:val="StandardWeb"/>
        <w:jc w:val="both"/>
      </w:pPr>
    </w:p>
    <w:p w:rsidR="00A37BB4" w:rsidRDefault="00A37BB4" w:rsidP="00583AF6">
      <w:pPr>
        <w:pStyle w:val="StandardWeb"/>
        <w:jc w:val="both"/>
      </w:pPr>
    </w:p>
    <w:p w:rsidR="00A37BB4" w:rsidRDefault="00A37BB4">
      <w:r>
        <w:br w:type="page"/>
      </w:r>
    </w:p>
    <w:p w:rsidR="00A37BB4" w:rsidRPr="006D6252" w:rsidRDefault="00A37BB4" w:rsidP="00A37BB4">
      <w:pPr>
        <w:pStyle w:val="berschrift1"/>
      </w:pPr>
      <w:bookmarkStart w:id="178" w:name="_Toc502761926"/>
      <w:r>
        <w:lastRenderedPageBreak/>
        <w:t>Abstrakte Methoden und Klassen</w:t>
      </w:r>
      <w:bookmarkEnd w:id="178"/>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9451BDF" wp14:editId="5A8B8993">
            <wp:extent cx="5760720" cy="3240405"/>
            <wp:effectExtent l="19050" t="19050" r="11430" b="171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Wird eine Methode mittels des </w:t>
      </w:r>
      <w:proofErr w:type="spellStart"/>
      <w:r>
        <w:t>Modifiers</w:t>
      </w:r>
      <w:proofErr w:type="spellEnd"/>
      <w:r>
        <w:t xml:space="preserve"> ‚</w:t>
      </w:r>
      <w:proofErr w:type="spellStart"/>
      <w:r>
        <w:t>abstract</w:t>
      </w:r>
      <w:proofErr w:type="spellEnd"/>
      <w:r>
        <w:t>‘ als abstrakt markiert, kann in ihr nur eine Signatur, aber kein Körper definiert werden. Kindklassen werden gezwungen die Methode zu implementieren und einen Körper zu definieren.</w:t>
      </w:r>
    </w:p>
    <w:p w:rsidR="00A37BB4" w:rsidRDefault="006F71E9" w:rsidP="00583AF6">
      <w:pPr>
        <w:pStyle w:val="StandardWeb"/>
        <w:jc w:val="both"/>
      </w:pPr>
      <w:ins w:id="179" w:author="Stephan Hahnel" w:date="2018-01-05T15:36:00Z">
        <w:r>
          <w:rPr>
            <w:rFonts w:ascii="Arial" w:hAnsi="Arial" w:cs="Arial"/>
            <w:noProof/>
            <w:color w:val="0000FF"/>
            <w:sz w:val="27"/>
            <w:szCs w:val="27"/>
          </w:rPr>
          <w:drawing>
            <wp:anchor distT="0" distB="0" distL="114300" distR="114300" simplePos="0" relativeHeight="251670528" behindDoc="0" locked="0" layoutInCell="1" allowOverlap="1" wp14:anchorId="2DB04BB6" wp14:editId="5F55627A">
              <wp:simplePos x="0" y="0"/>
              <wp:positionH relativeFrom="margin">
                <wp:posOffset>0</wp:posOffset>
              </wp:positionH>
              <wp:positionV relativeFrom="paragraph">
                <wp:posOffset>24765</wp:posOffset>
              </wp:positionV>
              <wp:extent cx="502920" cy="502920"/>
              <wp:effectExtent l="0" t="0" r="0" b="0"/>
              <wp:wrapSquare wrapText="bothSides"/>
              <wp:docPr id="105" name="Grafik 105" descr="Bildergebnis für icon warn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icon warning">
                        <a:hlinkClick r:id="rId37" tgtFrame="&quot;_blank&quot;"/>
                      </pic:cNvPr>
                      <pic:cNvPicPr>
                        <a:picLocks noChangeAspect="1" noChangeArrowheads="1"/>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180" w:author="Stephan Hahnel" w:date="2018-01-05T11:20:00Z">
        <w:r w:rsidR="002E3C63">
          <w:t xml:space="preserve">ACHTUNG (ICON!) </w:t>
        </w:r>
      </w:ins>
      <w:r w:rsidR="00A37BB4">
        <w:t>Wenn eine Klasse eine abstrakte Methode enthält, muss die ganze Klasse auf ‚</w:t>
      </w:r>
      <w:proofErr w:type="spellStart"/>
      <w:r w:rsidR="00A37BB4">
        <w:t>abstract</w:t>
      </w:r>
      <w:proofErr w:type="spellEnd"/>
      <w:r w:rsidR="00A37BB4">
        <w:t>‘ gesetzt werden, was zu Folge hat, dass von ihr keine Objekte mehr instanziiert werden können. Diese Klasse ist nun eine reine Vorlage für Kindklassen.</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181" w:name="_Toc502761927"/>
      <w:r>
        <w:lastRenderedPageBreak/>
        <w:t>Fragen</w:t>
      </w:r>
      <w:bookmarkEnd w:id="181"/>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C8DA602" wp14:editId="738D6833">
            <wp:extent cx="5760720" cy="3240405"/>
            <wp:effectExtent l="19050" t="19050" r="11430" b="1714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Antworten:</w:t>
      </w:r>
    </w:p>
    <w:p w:rsidR="00A37BB4" w:rsidRDefault="00A37BB4" w:rsidP="00583AF6">
      <w:pPr>
        <w:pStyle w:val="StandardWeb"/>
        <w:jc w:val="both"/>
      </w:pPr>
      <w:r>
        <w:t>Jede Klasse kann maximal von einer anderen Klasse erben.</w:t>
      </w:r>
    </w:p>
    <w:p w:rsidR="00A37BB4" w:rsidRDefault="00A37BB4" w:rsidP="00583AF6">
      <w:pPr>
        <w:pStyle w:val="StandardWeb"/>
        <w:jc w:val="both"/>
      </w:pPr>
      <w:r>
        <w:t>Während virtuelle Methoden einen Körper definieren und nur die Überschreibung durch Kindklassen erlauben, zwingen abstrakte Methoden, welche grundsätzlich keinen Körper definieren, die Kindklassen zu einer Implementierung.</w:t>
      </w:r>
    </w:p>
    <w:p w:rsidR="00A37BB4" w:rsidRPr="006D6252" w:rsidRDefault="00A37BB4" w:rsidP="00A37BB4">
      <w:pPr>
        <w:pStyle w:val="Fakten"/>
      </w:pPr>
    </w:p>
    <w:p w:rsidR="00A37BB4" w:rsidRDefault="00A37BB4" w:rsidP="00A37BB4"/>
    <w:p w:rsidR="00A37BB4" w:rsidRDefault="00A37BB4">
      <w:pPr>
        <w:sectPr w:rsidR="00A37BB4" w:rsidSect="00F52F54">
          <w:headerReference w:type="even" r:id="rId84"/>
          <w:headerReference w:type="default" r:id="rId85"/>
          <w:footerReference w:type="even" r:id="rId86"/>
          <w:footerReference w:type="default" r:id="rId87"/>
          <w:headerReference w:type="first" r:id="rId88"/>
          <w:footerReference w:type="first" r:id="rId89"/>
          <w:pgSz w:w="11906" w:h="16838"/>
          <w:pgMar w:top="1417" w:right="1417" w:bottom="1134" w:left="1417" w:header="426" w:footer="708" w:gutter="0"/>
          <w:cols w:space="708"/>
          <w:docGrid w:linePitch="360"/>
        </w:sectPr>
      </w:pPr>
    </w:p>
    <w:p w:rsidR="00A37BB4" w:rsidRPr="006D6252" w:rsidRDefault="00A37BB4" w:rsidP="00A37BB4">
      <w:pPr>
        <w:pStyle w:val="berschrift1"/>
      </w:pPr>
      <w:bookmarkStart w:id="182" w:name="_Toc502761928"/>
      <w:r>
        <w:lastRenderedPageBreak/>
        <w:t>Polymorphismus</w:t>
      </w:r>
      <w:bookmarkEnd w:id="182"/>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21040ADF" wp14:editId="414EFCA6">
            <wp:extent cx="5760720" cy="3240405"/>
            <wp:effectExtent l="19050" t="19050" r="11430" b="1714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183" w:name="_Toc502761929"/>
      <w:r>
        <w:lastRenderedPageBreak/>
        <w:t>Interfaces</w:t>
      </w:r>
      <w:bookmarkEnd w:id="183"/>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E830C01" wp14:editId="4E163271">
            <wp:extent cx="5760720" cy="3240405"/>
            <wp:effectExtent l="19050" t="19050" r="11430" b="1714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2E3C63" w:rsidRDefault="00A37BB4" w:rsidP="00583AF6">
      <w:pPr>
        <w:pStyle w:val="StandardWeb"/>
        <w:jc w:val="both"/>
        <w:rPr>
          <w:ins w:id="184" w:author="Stephan Hahnel" w:date="2018-01-05T11:21:00Z"/>
        </w:rPr>
      </w:pPr>
      <w:r>
        <w:t xml:space="preserve">Interfaces (Schnittstellen) definieren Eigenschaften und Methoden ohne sie zu implementieren. </w:t>
      </w:r>
    </w:p>
    <w:p w:rsidR="002E3C63" w:rsidRDefault="00A37BB4" w:rsidP="00583AF6">
      <w:pPr>
        <w:pStyle w:val="StandardWeb"/>
        <w:jc w:val="both"/>
        <w:rPr>
          <w:ins w:id="185" w:author="Stephan Hahnel" w:date="2018-01-05T11:21:00Z"/>
        </w:rPr>
      </w:pPr>
      <w:r>
        <w:t xml:space="preserve">Klassen, welche das Interface einbinden, werden gezwungen die Eigenschaften und Methoden einzufügen und zu implementieren. </w:t>
      </w:r>
    </w:p>
    <w:p w:rsidR="00A37BB4" w:rsidRDefault="00A37BB4" w:rsidP="00583AF6">
      <w:pPr>
        <w:pStyle w:val="StandardWeb"/>
        <w:jc w:val="both"/>
      </w:pPr>
      <w:r>
        <w:t>Eine Klasse kann beliebig viele Interfaces implementieren und Objekte dieser Klasse gelten zusätzlich auch als Objekte der Interfaces.</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186" w:name="_Toc502761930"/>
      <w:r>
        <w:lastRenderedPageBreak/>
        <w:t>Interface implementieren</w:t>
      </w:r>
      <w:bookmarkEnd w:id="186"/>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68A19BE" wp14:editId="27D837EA">
            <wp:extent cx="5760720" cy="3240405"/>
            <wp:effectExtent l="19050" t="19050" r="11430" b="1714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Die Implementierung von Interfaces in Klassen erfolgt über die gleiche Notation wie die Vererbung (Doppelpunkt in der Klassensignatur).</w:t>
      </w:r>
    </w:p>
    <w:p w:rsidR="00A37BB4" w:rsidRDefault="00A37BB4" w:rsidP="00583AF6">
      <w:pPr>
        <w:pStyle w:val="StandardWeb"/>
        <w:jc w:val="both"/>
      </w:pPr>
      <w:r>
        <w:t xml:space="preserve">Es besteht die Möglichkeit die Methoden eines Interfaces auf zwei verschiedene Arten zu </w:t>
      </w:r>
      <w:del w:id="187" w:author="Stephan Hahnel" w:date="2018-01-05T11:22:00Z">
        <w:r w:rsidDel="002E3C63">
          <w:delText>I</w:delText>
        </w:r>
      </w:del>
      <w:ins w:id="188" w:author="Stephan Hahnel" w:date="2018-01-05T11:22:00Z">
        <w:r w:rsidR="002E3C63">
          <w:t>i</w:t>
        </w:r>
      </w:ins>
      <w:r>
        <w:t>mplementieren: Wird eine Methode ‚explizit‘ implementiert kann diese nur aufgerufen werden, wenn das</w:t>
      </w:r>
      <w:del w:id="189" w:author="Stephan Hahnel" w:date="2018-01-05T11:22:00Z">
        <w:r w:rsidDel="002E3C63">
          <w:delText>s</w:delText>
        </w:r>
      </w:del>
      <w:r>
        <w:t xml:space="preserve"> Objekt zu einem Objekt vom Typ des Interfaces gecastet wird. Bei der ‚impliziten‘ Implementierung ist der Aufruf der Methode auch über das natürliche Objekt möglich.</w:t>
      </w:r>
    </w:p>
    <w:p w:rsidR="00A37BB4" w:rsidRDefault="00A37BB4" w:rsidP="00583AF6">
      <w:pPr>
        <w:pStyle w:val="StandardWeb"/>
        <w:jc w:val="both"/>
      </w:pPr>
      <w:r>
        <w:t>Durch explizite Implementierung kann auch für den Fall eindeutig implementiert werden, dass gleichnamige Methoden aus unterschiedlichen Interfaces gleichzeitig implementiert werden sollen. Zudem ist es so möglich</w:t>
      </w:r>
      <w:ins w:id="190" w:author="Stephan Hahnel" w:date="2018-01-05T11:24:00Z">
        <w:r w:rsidR="002E3C63">
          <w:t>,</w:t>
        </w:r>
      </w:ins>
      <w:r>
        <w:t xml:space="preserve"> mittels des gleichen Methodennamens zwei verschieden agierende Methoden zu implementieren.</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191" w:name="_Toc502761931"/>
      <w:r>
        <w:lastRenderedPageBreak/>
        <w:t>Polymorphismus</w:t>
      </w:r>
      <w:bookmarkEnd w:id="191"/>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440B24AD" wp14:editId="49055B17">
            <wp:extent cx="5760720" cy="3240405"/>
            <wp:effectExtent l="19050" t="19050" r="11430" b="1714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Unter Polymorphismus versteht man das Konzept, in dem ein Objekt grundsätzlich nicht nur als Objekt seiner Klasse, sondern auch als Objekt aller Mutterklassen und implementierten Interfaces betrachtet werden kann.</w:t>
      </w:r>
    </w:p>
    <w:p w:rsidR="00A37BB4" w:rsidRDefault="00A37BB4" w:rsidP="00583AF6">
      <w:pPr>
        <w:pStyle w:val="StandardWeb"/>
        <w:jc w:val="both"/>
      </w:pPr>
      <w:r>
        <w:t>Dies bedeutet, dass jedes Objekt auch in Variablen vom Typ seiner Mutterklassen oder Interfaces gelegt werden kann. Der Variablentyp legt dabei fest, auf welche Methoden und Eigenschaften die erzeugten Laufzeittypen zugreifen können. So kennt das</w:t>
      </w:r>
      <w:del w:id="192" w:author="Stephan Hahnel" w:date="2018-01-05T11:25:00Z">
        <w:r w:rsidDel="00207D84">
          <w:delText>s</w:delText>
        </w:r>
      </w:del>
      <w:r>
        <w:t xml:space="preserve"> Objekt immer nur die Methoden und Eigenschaften, die der aktuelle Variablentyp besitzt. Befindet sich zum Beispiel ein Objekt in einer Variablen seiner Mutterklasse, so kennt das</w:t>
      </w:r>
      <w:del w:id="193" w:author="Stephan Hahnel" w:date="2018-01-05T11:25:00Z">
        <w:r w:rsidDel="00207D84">
          <w:delText>s</w:delText>
        </w:r>
      </w:del>
      <w:r>
        <w:t xml:space="preserve"> Objekt keine erst in der Kindklasse hinzugefügten Methoden.</w:t>
      </w:r>
    </w:p>
    <w:p w:rsidR="00A37BB4" w:rsidRDefault="006F71E9" w:rsidP="00583AF6">
      <w:pPr>
        <w:pStyle w:val="StandardWeb"/>
        <w:jc w:val="both"/>
      </w:pPr>
      <w:ins w:id="194" w:author="Stephan Hahnel" w:date="2018-01-05T15:35:00Z">
        <w:r>
          <w:rPr>
            <w:rFonts w:ascii="Arial" w:hAnsi="Arial" w:cs="Arial"/>
            <w:noProof/>
            <w:color w:val="0000FF"/>
            <w:sz w:val="27"/>
            <w:szCs w:val="27"/>
          </w:rPr>
          <w:drawing>
            <wp:anchor distT="0" distB="0" distL="114300" distR="114300" simplePos="0" relativeHeight="251668480" behindDoc="0" locked="0" layoutInCell="1" allowOverlap="1" wp14:anchorId="2DB04BB6" wp14:editId="5F55627A">
              <wp:simplePos x="0" y="0"/>
              <wp:positionH relativeFrom="margin">
                <wp:align>left</wp:align>
              </wp:positionH>
              <wp:positionV relativeFrom="paragraph">
                <wp:posOffset>4445</wp:posOffset>
              </wp:positionV>
              <wp:extent cx="502920" cy="502920"/>
              <wp:effectExtent l="0" t="0" r="0" b="0"/>
              <wp:wrapSquare wrapText="bothSides"/>
              <wp:docPr id="104" name="Grafik 104" descr="Bildergebnis für icon warn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icon warning">
                        <a:hlinkClick r:id="rId37" tgtFrame="&quot;_blank&quot;"/>
                      </pic:cNvPr>
                      <pic:cNvPicPr>
                        <a:picLocks noChangeAspect="1" noChangeArrowheads="1"/>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195" w:author="Stephan Hahnel" w:date="2018-01-05T11:26:00Z">
        <w:r w:rsidR="00207D84">
          <w:t xml:space="preserve">ACHTUNG (ICON!) </w:t>
        </w:r>
      </w:ins>
      <w:r w:rsidR="00A37BB4">
        <w:t>Eine Ausnahme der zuletzt erwähnten Regel bilden die per ‚</w:t>
      </w:r>
      <w:proofErr w:type="spellStart"/>
      <w:r w:rsidR="00A37BB4">
        <w:t>override</w:t>
      </w:r>
      <w:proofErr w:type="spellEnd"/>
      <w:r w:rsidR="00A37BB4">
        <w:t>‘ überschriebenen virtuellen Methoden: Hier werden nach wie vor die in der Kindklasse definierten Methoden ausgeführt.</w:t>
      </w:r>
    </w:p>
    <w:p w:rsidR="00A37BB4" w:rsidRPr="006D6252" w:rsidRDefault="00A37BB4" w:rsidP="00A37BB4">
      <w:pPr>
        <w:pStyle w:val="Fakten"/>
      </w:pPr>
    </w:p>
    <w:p w:rsidR="00583AF6" w:rsidRDefault="00583AF6">
      <w:pPr>
        <w:rPr>
          <w:rFonts w:ascii="Times New Roman" w:eastAsia="Times New Roman" w:hAnsi="Times New Roman" w:cs="Times New Roman"/>
          <w:sz w:val="24"/>
          <w:szCs w:val="24"/>
          <w:lang w:eastAsia="de-DE"/>
        </w:rPr>
      </w:pPr>
      <w:r>
        <w:br w:type="page"/>
      </w:r>
    </w:p>
    <w:p w:rsidR="00A37BB4" w:rsidRPr="006D6252" w:rsidRDefault="00A37BB4" w:rsidP="00A37BB4">
      <w:pPr>
        <w:pStyle w:val="berschrift1"/>
      </w:pPr>
      <w:bookmarkStart w:id="196" w:name="_Toc502761932"/>
      <w:r>
        <w:lastRenderedPageBreak/>
        <w:t>Unterschied verdeckter und überschriebener Methoden</w:t>
      </w:r>
      <w:bookmarkEnd w:id="196"/>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19AF35D" wp14:editId="5CEE979A">
            <wp:extent cx="5760720" cy="3240405"/>
            <wp:effectExtent l="19050" t="19050" r="11430" b="1714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207D84" w:rsidRDefault="00A37BB4" w:rsidP="00583AF6">
      <w:pPr>
        <w:pStyle w:val="StandardWeb"/>
        <w:jc w:val="both"/>
        <w:rPr>
          <w:ins w:id="197" w:author="Stephan Hahnel" w:date="2018-01-05T11:28:00Z"/>
        </w:rPr>
      </w:pPr>
      <w:r>
        <w:t xml:space="preserve">Neben dem Überschreiben von Methoden, bei welchem unabhängig vom Variablentyp immer die überschriebene Methode ausgeführt wird, können Methoden auch überladen werden. Dies geschieht, wenn man eine Methode in einer Kindklasse mit dem gleichen Namen und den gleichen Übergabeparametern wie eine Methode der Mutterklasse definiert. </w:t>
      </w:r>
    </w:p>
    <w:p w:rsidR="00A37BB4" w:rsidRDefault="006F71E9" w:rsidP="00583AF6">
      <w:pPr>
        <w:pStyle w:val="StandardWeb"/>
        <w:jc w:val="both"/>
      </w:pPr>
      <w:ins w:id="198" w:author="Stephan Hahnel" w:date="2018-01-05T15:35:00Z">
        <w:r>
          <w:rPr>
            <w:rFonts w:ascii="Arial" w:hAnsi="Arial" w:cs="Arial"/>
            <w:noProof/>
            <w:color w:val="0000FF"/>
            <w:sz w:val="27"/>
            <w:szCs w:val="27"/>
          </w:rPr>
          <w:drawing>
            <wp:anchor distT="0" distB="0" distL="114300" distR="114300" simplePos="0" relativeHeight="251666432" behindDoc="0" locked="0" layoutInCell="1" allowOverlap="1" wp14:anchorId="2DB04BB6" wp14:editId="5F55627A">
              <wp:simplePos x="0" y="0"/>
              <wp:positionH relativeFrom="margin">
                <wp:align>left</wp:align>
              </wp:positionH>
              <wp:positionV relativeFrom="paragraph">
                <wp:posOffset>4445</wp:posOffset>
              </wp:positionV>
              <wp:extent cx="502920" cy="502920"/>
              <wp:effectExtent l="0" t="0" r="0" b="0"/>
              <wp:wrapSquare wrapText="bothSides"/>
              <wp:docPr id="103" name="Grafik 103" descr="Bildergebnis für icon warn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icon warning">
                        <a:hlinkClick r:id="rId37" tgtFrame="&quot;_blank&quot;"/>
                      </pic:cNvPr>
                      <pic:cNvPicPr>
                        <a:picLocks noChangeAspect="1" noChangeArrowheads="1"/>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199" w:author="Stephan Hahnel" w:date="2018-01-05T11:28:00Z">
        <w:r w:rsidR="00207D84">
          <w:t xml:space="preserve">ACHTUNG (ICON!) </w:t>
        </w:r>
      </w:ins>
      <w:r w:rsidR="00A37BB4">
        <w:t>Der Compiler akzeptiert diese Notation, empfiehlt jedoch die Verwendung des Stichworts ‚</w:t>
      </w:r>
      <w:proofErr w:type="spellStart"/>
      <w:r w:rsidR="00A37BB4">
        <w:t>new</w:t>
      </w:r>
      <w:proofErr w:type="spellEnd"/>
      <w:r w:rsidR="00A37BB4">
        <w:t>‘ in der Methodensignatur zur besseren Erkennbarkeit der überlagerten Funktion.</w:t>
      </w:r>
    </w:p>
    <w:p w:rsidR="00A37BB4" w:rsidRDefault="00A37BB4" w:rsidP="00583AF6">
      <w:pPr>
        <w:pStyle w:val="StandardWeb"/>
        <w:jc w:val="both"/>
      </w:pPr>
      <w:r>
        <w:t>Bei einer überlagerten Methode wird ein Objekt wieder auf die Implementierung der Variablen, in welcher sich das Objekt befindet, zurückgreifen. D.h. befindet sich das</w:t>
      </w:r>
      <w:del w:id="200" w:author="Stephan Hahnel" w:date="2018-01-05T11:28:00Z">
        <w:r w:rsidDel="00207D84">
          <w:delText>s</w:delText>
        </w:r>
      </w:del>
      <w:r>
        <w:t xml:space="preserve"> Objekt in einer Variablen der Mutterklasse, wird die Methode der Mutterklasse ausgeführt. In einer Variablen der Kindklasse wird deren Implementierung ausgeführt.</w:t>
      </w:r>
    </w:p>
    <w:p w:rsidR="00A37BB4" w:rsidRDefault="00A37BB4" w:rsidP="00583AF6">
      <w:pPr>
        <w:pStyle w:val="StandardWeb"/>
        <w:jc w:val="both"/>
      </w:pPr>
      <w:r>
        <w:t xml:space="preserve">Im obigen Beispiel wird das Sonnen-Objekt in der Variablen sonne1 sowohl die überschriebene </w:t>
      </w:r>
      <w:proofErr w:type="spellStart"/>
      <w:r>
        <w:t>ToString</w:t>
      </w:r>
      <w:proofErr w:type="spellEnd"/>
      <w:r>
        <w:t xml:space="preserve">()- als auch die überlagerte </w:t>
      </w:r>
      <w:proofErr w:type="spellStart"/>
      <w:r>
        <w:t>AddObject</w:t>
      </w:r>
      <w:proofErr w:type="spellEnd"/>
      <w:r>
        <w:t>()-Methode der Sonnen-Klasse ausführen</w:t>
      </w:r>
      <w:r w:rsidR="006C287A">
        <w:t xml:space="preserve"> -</w:t>
      </w:r>
      <w:r>
        <w:t xml:space="preserve"> </w:t>
      </w:r>
      <w:r w:rsidR="006C287A">
        <w:t>d</w:t>
      </w:r>
      <w:r>
        <w:t>as Sonnen-Objekt in der Himmelskörper-Variablen</w:t>
      </w:r>
      <w:ins w:id="201" w:author="Stephan Hahnel" w:date="2018-01-05T11:29:00Z">
        <w:r w:rsidR="00207D84">
          <w:t>.</w:t>
        </w:r>
      </w:ins>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02" w:name="_Toc502761933"/>
      <w:r>
        <w:lastRenderedPageBreak/>
        <w:t>Typ eines Objektes prüfen</w:t>
      </w:r>
      <w:bookmarkEnd w:id="202"/>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CF48C65" wp14:editId="6877FC48">
            <wp:extent cx="5760720" cy="3240405"/>
            <wp:effectExtent l="19050" t="19050" r="11430" b="171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Da in einer Variable nicht nur Objekte des Variablentyps, sondern auch Objekte der Kindklassen stecken können, ist es notwendig, dass man den Datentyp von Objekten erfragen kann. Hierfür gibt es, unter anderem, die folgenden zwei Mög</w:t>
      </w:r>
      <w:ins w:id="203" w:author="Stephan Hahnel" w:date="2018-01-05T11:30:00Z">
        <w:r w:rsidR="00207D84">
          <w:t>l</w:t>
        </w:r>
      </w:ins>
      <w:r>
        <w:t>ichkeiten:</w:t>
      </w:r>
    </w:p>
    <w:p w:rsidR="00A37BB4" w:rsidRDefault="00A37BB4" w:rsidP="00583AF6">
      <w:pPr>
        <w:pStyle w:val="StandardWeb"/>
        <w:jc w:val="both"/>
      </w:pPr>
      <w:r>
        <w:t xml:space="preserve">Mittels der Methode </w:t>
      </w:r>
      <w:proofErr w:type="spellStart"/>
      <w:r>
        <w:t>GetType</w:t>
      </w:r>
      <w:proofErr w:type="spellEnd"/>
      <w:r>
        <w:t xml:space="preserve">(), welche von der </w:t>
      </w:r>
      <w:proofErr w:type="spellStart"/>
      <w:r>
        <w:t>Object</w:t>
      </w:r>
      <w:proofErr w:type="spellEnd"/>
      <w:r>
        <w:t>-Klasse an alle anderen Klassen vererbt wird, kann der genaue Typ eines Objekts erfragt werden. Nun kann ein Vergleich mit dem ‚</w:t>
      </w:r>
      <w:proofErr w:type="spellStart"/>
      <w:r>
        <w:t>typeof</w:t>
      </w:r>
      <w:proofErr w:type="spellEnd"/>
      <w:r>
        <w:t>()‘-Stichwort Aufschluss darüber geben, ob ein Objekt einen bestimmten Datentyp hat.</w:t>
      </w:r>
    </w:p>
    <w:p w:rsidR="00A37BB4" w:rsidRDefault="00A37BB4" w:rsidP="00583AF6">
      <w:pPr>
        <w:pStyle w:val="StandardWeb"/>
        <w:jc w:val="both"/>
      </w:pPr>
      <w:r>
        <w:t>Mittels des ‚</w:t>
      </w:r>
      <w:proofErr w:type="spellStart"/>
      <w:r>
        <w:t>is</w:t>
      </w:r>
      <w:proofErr w:type="spellEnd"/>
      <w:r>
        <w:t xml:space="preserve">‘-Stichworts kann ein Objekt auf sämtliche Datentypen seiner </w:t>
      </w:r>
      <w:proofErr w:type="spellStart"/>
      <w:r>
        <w:t>Erbungslinie</w:t>
      </w:r>
      <w:proofErr w:type="spellEnd"/>
      <w:r>
        <w:t xml:space="preserve"> sowie auf implementierte Interfaces geprüft werden. Kurz gesagt wird dieses Stichwort immer ein ‚</w:t>
      </w:r>
      <w:proofErr w:type="spellStart"/>
      <w:r>
        <w:t>true</w:t>
      </w:r>
      <w:proofErr w:type="spellEnd"/>
      <w:r>
        <w:t>‘ zurückgeben, wenn man ein Objekt in den erfragten Datentypen casten bzw. wenn man es in eine Variable dieses Typs legen kann.</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04" w:name="_Toc502761934"/>
      <w:r>
        <w:lastRenderedPageBreak/>
        <w:t>Fragen</w:t>
      </w:r>
      <w:bookmarkEnd w:id="204"/>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11D59F0" wp14:editId="56FA4B30">
            <wp:extent cx="5760720" cy="3240405"/>
            <wp:effectExtent l="19050" t="19050" r="11430" b="1714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Antworten:</w:t>
      </w:r>
    </w:p>
    <w:p w:rsidR="00A37BB4" w:rsidRDefault="00A37BB4" w:rsidP="00583AF6">
      <w:pPr>
        <w:pStyle w:val="StandardWeb"/>
        <w:jc w:val="both"/>
      </w:pPr>
      <w:r>
        <w:t>Jede Klasse kann eine beliebige Anzahl von Interfaces implementieren.</w:t>
      </w:r>
    </w:p>
    <w:p w:rsidR="00A37BB4" w:rsidRDefault="00A37BB4" w:rsidP="00583AF6">
      <w:pPr>
        <w:pStyle w:val="StandardWeb"/>
        <w:jc w:val="both"/>
      </w:pPr>
      <w:r>
        <w:t xml:space="preserve">Alle Klassen erben von der </w:t>
      </w:r>
      <w:proofErr w:type="spellStart"/>
      <w:r>
        <w:t>Object</w:t>
      </w:r>
      <w:proofErr w:type="spellEnd"/>
      <w:r>
        <w:t xml:space="preserve">-Klasse, welche gewisse Basis-Methoden, wie z.B. die </w:t>
      </w:r>
      <w:proofErr w:type="spellStart"/>
      <w:r>
        <w:t>ToString</w:t>
      </w:r>
      <w:proofErr w:type="spellEnd"/>
      <w:r>
        <w:t xml:space="preserve">()- und die </w:t>
      </w:r>
      <w:proofErr w:type="spellStart"/>
      <w:r>
        <w:t>GetType</w:t>
      </w:r>
      <w:proofErr w:type="spellEnd"/>
      <w:r>
        <w:t>()-Methoden.</w:t>
      </w:r>
    </w:p>
    <w:p w:rsidR="004C2BC7" w:rsidRDefault="00A37BB4" w:rsidP="00583AF6">
      <w:pPr>
        <w:pStyle w:val="StandardWeb"/>
        <w:jc w:val="both"/>
      </w:pPr>
      <w:r>
        <w:t>(</w:t>
      </w:r>
      <w:proofErr w:type="spellStart"/>
      <w:r>
        <w:t>fz</w:t>
      </w:r>
      <w:proofErr w:type="spellEnd"/>
      <w:r>
        <w:t xml:space="preserve"> ist Fahrzeug) -&gt; </w:t>
      </w:r>
      <w:proofErr w:type="spellStart"/>
      <w:r>
        <w:t>true</w:t>
      </w:r>
      <w:proofErr w:type="spellEnd"/>
      <w:r>
        <w:t xml:space="preserve"> </w:t>
      </w:r>
    </w:p>
    <w:p w:rsidR="004C2BC7" w:rsidRDefault="00A37BB4" w:rsidP="00583AF6">
      <w:pPr>
        <w:pStyle w:val="StandardWeb"/>
        <w:jc w:val="both"/>
      </w:pPr>
      <w:r>
        <w:t>(</w:t>
      </w:r>
      <w:proofErr w:type="spellStart"/>
      <w:r>
        <w:t>fz</w:t>
      </w:r>
      <w:proofErr w:type="spellEnd"/>
      <w:r>
        <w:t xml:space="preserve"> </w:t>
      </w:r>
      <w:proofErr w:type="spellStart"/>
      <w:r>
        <w:t>is</w:t>
      </w:r>
      <w:proofErr w:type="spellEnd"/>
      <w:r>
        <w:t xml:space="preserve"> Fahrrad) -&gt; </w:t>
      </w:r>
      <w:proofErr w:type="spellStart"/>
      <w:r>
        <w:t>false</w:t>
      </w:r>
      <w:proofErr w:type="spellEnd"/>
      <w:r>
        <w:t xml:space="preserve"> </w:t>
      </w:r>
    </w:p>
    <w:p w:rsidR="004C2BC7" w:rsidRDefault="00A37BB4" w:rsidP="00583AF6">
      <w:pPr>
        <w:pStyle w:val="StandardWeb"/>
        <w:jc w:val="both"/>
      </w:pPr>
      <w:r>
        <w:t>(</w:t>
      </w:r>
      <w:proofErr w:type="spellStart"/>
      <w:r>
        <w:t>fr</w:t>
      </w:r>
      <w:proofErr w:type="spellEnd"/>
      <w:r>
        <w:t xml:space="preserve"> </w:t>
      </w:r>
      <w:proofErr w:type="spellStart"/>
      <w:r>
        <w:t>is</w:t>
      </w:r>
      <w:proofErr w:type="spellEnd"/>
      <w:r>
        <w:t xml:space="preserve"> Fahrzeug) -&gt; </w:t>
      </w:r>
      <w:proofErr w:type="spellStart"/>
      <w:r>
        <w:t>true</w:t>
      </w:r>
      <w:proofErr w:type="spellEnd"/>
      <w:r>
        <w:t xml:space="preserve"> </w:t>
      </w:r>
    </w:p>
    <w:p w:rsidR="00A37BB4" w:rsidRDefault="00A37BB4" w:rsidP="00583AF6">
      <w:pPr>
        <w:pStyle w:val="StandardWeb"/>
        <w:jc w:val="both"/>
      </w:pPr>
      <w:r>
        <w:t>(</w:t>
      </w:r>
      <w:proofErr w:type="spellStart"/>
      <w:r>
        <w:t>fr.GetType</w:t>
      </w:r>
      <w:proofErr w:type="spellEnd"/>
      <w:r>
        <w:t xml:space="preserve">() == </w:t>
      </w:r>
      <w:proofErr w:type="spellStart"/>
      <w:r>
        <w:t>typeof</w:t>
      </w:r>
      <w:proofErr w:type="spellEnd"/>
      <w:r>
        <w:t xml:space="preserve">(Fahrzeug) -&gt; </w:t>
      </w:r>
      <w:proofErr w:type="spellStart"/>
      <w:r>
        <w:t>false</w:t>
      </w:r>
      <w:proofErr w:type="spellEnd"/>
    </w:p>
    <w:p w:rsidR="00A37BB4" w:rsidRPr="006D6252" w:rsidRDefault="00A37BB4" w:rsidP="00A37BB4">
      <w:pPr>
        <w:pStyle w:val="Fakten"/>
      </w:pPr>
    </w:p>
    <w:p w:rsidR="00A37BB4" w:rsidRDefault="00A37BB4" w:rsidP="00A37BB4"/>
    <w:p w:rsidR="00A37BB4" w:rsidRDefault="00A37BB4">
      <w:pPr>
        <w:sectPr w:rsidR="00A37BB4" w:rsidSect="00F52F54">
          <w:headerReference w:type="even" r:id="rId97"/>
          <w:headerReference w:type="default" r:id="rId98"/>
          <w:footerReference w:type="even" r:id="rId99"/>
          <w:footerReference w:type="default" r:id="rId100"/>
          <w:headerReference w:type="first" r:id="rId101"/>
          <w:footerReference w:type="first" r:id="rId102"/>
          <w:pgSz w:w="11906" w:h="16838"/>
          <w:pgMar w:top="1417" w:right="1417" w:bottom="1134" w:left="1417" w:header="426" w:footer="708" w:gutter="0"/>
          <w:cols w:space="708"/>
          <w:docGrid w:linePitch="360"/>
        </w:sectPr>
      </w:pPr>
    </w:p>
    <w:p w:rsidR="00A37BB4" w:rsidRPr="006D6252" w:rsidRDefault="00A37BB4" w:rsidP="00A37BB4">
      <w:pPr>
        <w:pStyle w:val="berschrift1"/>
      </w:pPr>
      <w:bookmarkStart w:id="205" w:name="_Toc502761935"/>
      <w:proofErr w:type="spellStart"/>
      <w:r>
        <w:lastRenderedPageBreak/>
        <w:t>Generics</w:t>
      </w:r>
      <w:bookmarkEnd w:id="205"/>
      <w:proofErr w:type="spellEnd"/>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21819DF1" wp14:editId="50FEA62F">
            <wp:extent cx="5760720" cy="3240405"/>
            <wp:effectExtent l="19050" t="19050" r="11430" b="1714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06" w:name="_Toc502761936"/>
      <w:r>
        <w:lastRenderedPageBreak/>
        <w:t>Generische Datentypen</w:t>
      </w:r>
      <w:bookmarkEnd w:id="206"/>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B29B3F8" wp14:editId="121D854D">
            <wp:extent cx="5760720" cy="3240405"/>
            <wp:effectExtent l="19050" t="19050" r="11430" b="171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Generische Datentypen ermöglichen die variable Gestaltung von </w:t>
      </w:r>
      <w:proofErr w:type="spellStart"/>
      <w:r>
        <w:t>Membern</w:t>
      </w:r>
      <w:proofErr w:type="spellEnd"/>
      <w:r>
        <w:t xml:space="preserve"> (Methoden/Eigenschaften). Objekte von generischen Klassen können stark typisiert werden, d.h. sie können sich variabel auf einen Datentypen spezialisieren, welchen sie unterstützen. Der Platzhalter ‚T‘ steht in diesem Fall für den vom Nutzer der Klasse festgelegten Datentyp. Innerhalb der Klasse können dann Objekte des Datentyps T erzeugt werden.</w:t>
      </w:r>
    </w:p>
    <w:p w:rsidR="00A37BB4" w:rsidRDefault="00A37BB4" w:rsidP="00583AF6">
      <w:pPr>
        <w:pStyle w:val="StandardWeb"/>
        <w:jc w:val="both"/>
      </w:pPr>
      <w:r>
        <w:t>Oftmals sind die generischen Datentypen Collections (Sammlungen), welche bestimmte Verhalten besitzen und über die spitzen Klammern ( &lt;&gt; ) bei Deklaration auf einen Datentyp, welchen sie sammeln können, festgelegt werden.</w:t>
      </w:r>
    </w:p>
    <w:p w:rsidR="00A37BB4" w:rsidRDefault="00A37BB4" w:rsidP="00583AF6">
      <w:pPr>
        <w:pStyle w:val="StandardWeb"/>
        <w:jc w:val="both"/>
      </w:pPr>
      <w:r>
        <w:t>Im obigen Beispiel wird die Collection ‚List‘ vorgestellt, welche eine einfache Liste mit Elementen des Datentyps T beinhalten kann. Die Anzahl der Elemente kann, anders als im Array, zu Laufzeit variabel verändert werden. Zudem bietet List diverse Funktionen, z.B. zum Sortieren und Durchsuchen, an, welche Arrays nicht zur Verfügung stehen. Über die Add()-Methode werden der Liste neue Elemente hinzugefügt.</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207" w:name="_Toc502761937"/>
      <w:r>
        <w:lastRenderedPageBreak/>
        <w:t>Spezielle Arten von Listen: Stack</w:t>
      </w:r>
      <w:bookmarkEnd w:id="207"/>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146AD46" wp14:editId="7780BC7C">
            <wp:extent cx="5760720" cy="3240405"/>
            <wp:effectExtent l="19050" t="19050" r="11430" b="171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3D3CAB" w:rsidRDefault="00A37BB4" w:rsidP="00583AF6">
      <w:pPr>
        <w:pStyle w:val="StandardWeb"/>
        <w:jc w:val="both"/>
        <w:rPr>
          <w:ins w:id="208" w:author="Stephan Hahnel" w:date="2018-01-05T11:35:00Z"/>
        </w:rPr>
      </w:pPr>
      <w:r>
        <w:t xml:space="preserve">Die Klasse Stack implementiert eine Collection, welche nach dem Prinzip ‚Last In – First Out‘ funktioniert. </w:t>
      </w:r>
    </w:p>
    <w:p w:rsidR="00833710" w:rsidRDefault="00A37BB4" w:rsidP="00583AF6">
      <w:pPr>
        <w:pStyle w:val="StandardWeb"/>
        <w:jc w:val="both"/>
        <w:rPr>
          <w:ins w:id="209" w:author="Stephan Hahnel" w:date="2018-01-05T11:36:00Z"/>
        </w:rPr>
      </w:pPr>
      <w:r>
        <w:t xml:space="preserve">Dies bedeutet, dass das zuletzt hinzugefügte Element ‚an der Spitze‘ des Stacks liegt. Neue Elemente werden mit der Funktion Push() hinzugefügt. In einem Stack ist immer nur das oberste Element sichtbar, alle anderen Elemente befinden sich unsichtbar ‚unter‘ dem ersten Element. </w:t>
      </w:r>
    </w:p>
    <w:p w:rsidR="00A37BB4" w:rsidRDefault="00A37BB4" w:rsidP="00583AF6">
      <w:pPr>
        <w:pStyle w:val="StandardWeb"/>
        <w:jc w:val="both"/>
      </w:pPr>
      <w:r>
        <w:t>Mittels der Funktion Peek() kann das oberste Element betrachtet werden, ohne das es vom Stack entfernt wird, während mit der Funktion Pop() das oberste Element betrachtet und von Stack entfernt wird.</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10" w:name="_Toc502761938"/>
      <w:r>
        <w:lastRenderedPageBreak/>
        <w:t>Spezielle Arten von Listen: Queue</w:t>
      </w:r>
      <w:bookmarkEnd w:id="210"/>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1854C00" wp14:editId="15E1141D">
            <wp:extent cx="5760720" cy="3240405"/>
            <wp:effectExtent l="19050" t="19050" r="11430" b="1714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833710" w:rsidRDefault="00A37BB4" w:rsidP="00583AF6">
      <w:pPr>
        <w:pStyle w:val="StandardWeb"/>
        <w:jc w:val="both"/>
        <w:rPr>
          <w:ins w:id="211" w:author="Stephan Hahnel" w:date="2018-01-05T11:36:00Z"/>
        </w:rPr>
      </w:pPr>
      <w:r>
        <w:t xml:space="preserve">Die Klasse Queue funktioniert ähnlich wie der Stack, verwendet aber das Prinzip ‚First In – First Out‘. </w:t>
      </w:r>
    </w:p>
    <w:p w:rsidR="00833710" w:rsidRDefault="00A37BB4" w:rsidP="00583AF6">
      <w:pPr>
        <w:pStyle w:val="StandardWeb"/>
        <w:jc w:val="both"/>
        <w:rPr>
          <w:ins w:id="212" w:author="Stephan Hahnel" w:date="2018-01-05T11:36:00Z"/>
        </w:rPr>
      </w:pPr>
      <w:r>
        <w:t xml:space="preserve">Dies bedeutet, dass per </w:t>
      </w:r>
      <w:proofErr w:type="spellStart"/>
      <w:r>
        <w:t>Enqueue</w:t>
      </w:r>
      <w:proofErr w:type="spellEnd"/>
      <w:r>
        <w:t xml:space="preserve">()-Funktion hinzugefügte Elemente an das ‚Ende‘ der Queue angehängt wird. </w:t>
      </w:r>
    </w:p>
    <w:p w:rsidR="00833710" w:rsidRDefault="00A37BB4" w:rsidP="00583AF6">
      <w:pPr>
        <w:pStyle w:val="StandardWeb"/>
        <w:jc w:val="both"/>
        <w:rPr>
          <w:ins w:id="213" w:author="Stephan Hahnel" w:date="2018-01-05T11:37:00Z"/>
        </w:rPr>
      </w:pPr>
      <w:r>
        <w:t xml:space="preserve">Auch in einer Queue sind alle Elemente, mit Ausnahme des Ersten, unsichtbar. </w:t>
      </w:r>
    </w:p>
    <w:p w:rsidR="00833710" w:rsidRDefault="00A37BB4" w:rsidP="00583AF6">
      <w:pPr>
        <w:pStyle w:val="StandardWeb"/>
        <w:jc w:val="both"/>
        <w:rPr>
          <w:ins w:id="214" w:author="Stephan Hahnel" w:date="2018-01-05T11:37:00Z"/>
        </w:rPr>
      </w:pPr>
      <w:r>
        <w:t xml:space="preserve">Auch hier funktioniert die Peek()-Funktion, welche das selbe Verhalten wie im Stack besitzt. </w:t>
      </w:r>
    </w:p>
    <w:p w:rsidR="00A37BB4" w:rsidRDefault="00A37BB4" w:rsidP="00583AF6">
      <w:pPr>
        <w:pStyle w:val="StandardWeb"/>
        <w:jc w:val="both"/>
      </w:pPr>
      <w:r>
        <w:t xml:space="preserve">Mittels der </w:t>
      </w:r>
      <w:proofErr w:type="spellStart"/>
      <w:r>
        <w:t>Dequeue</w:t>
      </w:r>
      <w:proofErr w:type="spellEnd"/>
      <w:r>
        <w:t>()-Funktion wird das erste Objekt betrachtet und aus der Queue entfernt.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15" w:name="_Toc502761939"/>
      <w:r>
        <w:lastRenderedPageBreak/>
        <w:t>Spezielle Arten von Listen: Dictionary</w:t>
      </w:r>
      <w:bookmarkEnd w:id="215"/>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4BBE8613" wp14:editId="20C90DDE">
            <wp:extent cx="5760720" cy="3240405"/>
            <wp:effectExtent l="19050" t="19050" r="11430" b="1714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Die Klasse Dictionary&lt;T1,T2&gt; weist ein ähnliches Verhalten wie List auf, speichert in seinen Einträgen allerdings immer ein Paar von zwei Objekten. Diese beiden Objekte können verschiedenen Datentyps sein, allerdings muss jedes Paar aus den gleichen Datentypen bestehen. Wie auch bei den anderen generischen Datentypen werden die zu beinhaltenden Typen bei der Deklaration in die spitzen Klammern geschrieben.</w:t>
      </w:r>
    </w:p>
    <w:p w:rsidR="00A37BB4" w:rsidRDefault="00A37BB4" w:rsidP="00583AF6">
      <w:pPr>
        <w:pStyle w:val="StandardWeb"/>
        <w:jc w:val="both"/>
      </w:pPr>
      <w:r>
        <w:t>Der erste Datentyp beschreibt den sogenannten ‚Key‘, über welchen ein Zugriff auf die Paare erfolgt, der zweite Datentyp beschreibt den ‚Value‘ des Paars.</w:t>
      </w:r>
    </w:p>
    <w:p w:rsidR="00A37BB4" w:rsidRDefault="00A37BB4" w:rsidP="00583AF6">
      <w:pPr>
        <w:pStyle w:val="StandardWeb"/>
        <w:jc w:val="both"/>
      </w:pPr>
      <w:r>
        <w:t>Der Zugriff erfolgt, wie in Arrays, über eine Positionsangabe in eckigen Klammern, welche auf den Variablennamen folgt. Die Positionsangabe ergibt sich allerdings nicht aus einem Index, sondern aus dem entsprechenden ‚Key‘, welcher in die Klammern eingefügt wird. Die Ausgabe ist dann der ‚Value‘. Damit dieser Zugriff eindeutig ist, darf kein Key mehr als einmal im Dictionary vorhanden sein.</w:t>
      </w:r>
    </w:p>
    <w:p w:rsidR="00A37BB4" w:rsidRDefault="00A37BB4" w:rsidP="00583AF6">
      <w:pPr>
        <w:pStyle w:val="StandardWeb"/>
        <w:jc w:val="both"/>
      </w:pPr>
      <w:r>
        <w:t>Dementsprechend ist das Dictionary eine zweispaltige Tabelle.</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16" w:name="_Toc502761940"/>
      <w:r>
        <w:lastRenderedPageBreak/>
        <w:t xml:space="preserve">Spezielle Arten von Listen: </w:t>
      </w:r>
      <w:proofErr w:type="spellStart"/>
      <w:r>
        <w:t>Hashtable</w:t>
      </w:r>
      <w:bookmarkEnd w:id="216"/>
      <w:proofErr w:type="spellEnd"/>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586F51B" wp14:editId="74C6BAC7">
            <wp:extent cx="5760720" cy="3240405"/>
            <wp:effectExtent l="19050" t="19050" r="11430" b="171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Auch der </w:t>
      </w:r>
      <w:proofErr w:type="spellStart"/>
      <w:r>
        <w:t>Hashtable</w:t>
      </w:r>
      <w:proofErr w:type="spellEnd"/>
      <w:r>
        <w:t xml:space="preserve"> speichert Paare, welche aus zwei Werten bestehen. Im Unterschied zum Dictionary können hier in jeden Paar zwei beliebige Datentypen gespeichert werden. Auch hier erfolgt der Zugriff über den Key eines Paares, welcher auch hier nur einmal im </w:t>
      </w:r>
      <w:proofErr w:type="spellStart"/>
      <w:r>
        <w:t>Hashtable</w:t>
      </w:r>
      <w:proofErr w:type="spellEnd"/>
      <w:r>
        <w:t xml:space="preserve"> vorhanden sein darf.</w:t>
      </w:r>
    </w:p>
    <w:p w:rsidR="00A37BB4" w:rsidRDefault="00A37BB4" w:rsidP="00583AF6">
      <w:pPr>
        <w:pStyle w:val="StandardWeb"/>
        <w:jc w:val="both"/>
      </w:pPr>
      <w:r>
        <w:t xml:space="preserve">Einträge der </w:t>
      </w:r>
      <w:proofErr w:type="spellStart"/>
      <w:r>
        <w:t>Hashtable</w:t>
      </w:r>
      <w:proofErr w:type="spellEnd"/>
      <w:r>
        <w:t xml:space="preserve"> werden intern als Nummer (</w:t>
      </w:r>
      <w:proofErr w:type="spellStart"/>
      <w:r>
        <w:t>HashCode</w:t>
      </w:r>
      <w:proofErr w:type="spellEnd"/>
      <w:r>
        <w:t xml:space="preserve">) gespeichert. Der </w:t>
      </w:r>
      <w:proofErr w:type="spellStart"/>
      <w:r>
        <w:t>HashCode</w:t>
      </w:r>
      <w:proofErr w:type="spellEnd"/>
      <w:r>
        <w:t xml:space="preserve"> eines Items ist über </w:t>
      </w:r>
      <w:proofErr w:type="spellStart"/>
      <w:r>
        <w:t>GetHashCode</w:t>
      </w:r>
      <w:proofErr w:type="spellEnd"/>
      <w:r>
        <w:t>() abrufbar.</w:t>
      </w:r>
    </w:p>
    <w:p w:rsidR="00A37BB4" w:rsidRPr="006D6252" w:rsidRDefault="00A37BB4" w:rsidP="00583AF6">
      <w:pPr>
        <w:pStyle w:val="StandardWeb"/>
        <w:jc w:val="both"/>
      </w:pPr>
    </w:p>
    <w:p w:rsidR="00A37BB4" w:rsidRDefault="00A37BB4" w:rsidP="00583AF6">
      <w:pPr>
        <w:pStyle w:val="StandardWeb"/>
        <w:jc w:val="both"/>
      </w:pPr>
    </w:p>
    <w:p w:rsidR="00A37BB4" w:rsidRDefault="00A37BB4">
      <w:r>
        <w:br w:type="page"/>
      </w:r>
    </w:p>
    <w:p w:rsidR="00A37BB4" w:rsidRPr="006D6252" w:rsidRDefault="00A37BB4" w:rsidP="00A37BB4">
      <w:pPr>
        <w:pStyle w:val="berschrift1"/>
      </w:pPr>
      <w:bookmarkStart w:id="217" w:name="_Toc502761941"/>
      <w:r>
        <w:lastRenderedPageBreak/>
        <w:t xml:space="preserve">Kopie eines Objektes erstellen: </w:t>
      </w:r>
      <w:proofErr w:type="spellStart"/>
      <w:r>
        <w:t>Kopierkonstruktor</w:t>
      </w:r>
      <w:bookmarkEnd w:id="217"/>
      <w:proofErr w:type="spellEnd"/>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41F591C8" wp14:editId="50373D33">
            <wp:extent cx="5760720" cy="3240405"/>
            <wp:effectExtent l="19050" t="19050" r="11430" b="171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E76C39" w:rsidP="00583AF6">
      <w:pPr>
        <w:pStyle w:val="StandardWeb"/>
        <w:jc w:val="both"/>
      </w:pPr>
      <w:ins w:id="218" w:author="Stephan Hahnel" w:date="2018-01-05T11:43:00Z">
        <w:r>
          <w:t xml:space="preserve">ACHTUNG (ICON!) </w:t>
        </w:r>
      </w:ins>
      <w:r w:rsidR="00A37BB4">
        <w:t>Möchte man von einem Objekt eine Kopie erstellen, reicht es nicht ein Objekt einer weiteren Variablen zuzuweisen. Anders als bei den Basisdatentypen werden komplexe Objekte nicht als Werte (d.h. als Kopien) übergeben, sondern es wird eine Referenz auf das bestehende Objekt übergeben.</w:t>
      </w:r>
    </w:p>
    <w:p w:rsidR="00A37BB4" w:rsidRDefault="00A37BB4" w:rsidP="00583AF6">
      <w:pPr>
        <w:pStyle w:val="StandardWeb"/>
        <w:jc w:val="both"/>
      </w:pPr>
      <w:r>
        <w:t xml:space="preserve">Um ein Objekt zu kopieren, kann man einen </w:t>
      </w:r>
      <w:proofErr w:type="spellStart"/>
      <w:r>
        <w:t>Kopierkonstruktor</w:t>
      </w:r>
      <w:proofErr w:type="spellEnd"/>
      <w:r>
        <w:t xml:space="preserve"> erstellen, de</w:t>
      </w:r>
      <w:ins w:id="219" w:author="Stephan Hahnel" w:date="2018-01-05T11:44:00Z">
        <w:r w:rsidR="00E76C39">
          <w:t>r</w:t>
        </w:r>
      </w:ins>
      <w:del w:id="220" w:author="Stephan Hahnel" w:date="2018-01-05T11:44:00Z">
        <w:r w:rsidDel="00E76C39">
          <w:delText>m</w:delText>
        </w:r>
      </w:del>
      <w:r>
        <w:t xml:space="preserve"> als Parameter das zu kopierende Objekt erhält. Im Körper kann man dann alle Werttyp-Felder kopieren. Zu beachten ist, dass wenn die Objekte komplexe Datentypen als Felder haben auch hier keine direkte Kopie möglich ist.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21" w:name="_Toc502761942"/>
      <w:r>
        <w:lastRenderedPageBreak/>
        <w:t xml:space="preserve">Kopie eines Objektes erstellen: </w:t>
      </w:r>
      <w:proofErr w:type="spellStart"/>
      <w:r>
        <w:t>Clone</w:t>
      </w:r>
      <w:proofErr w:type="spellEnd"/>
      <w:r>
        <w:t>-Funktion</w:t>
      </w:r>
      <w:bookmarkEnd w:id="221"/>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979AF71" wp14:editId="44E46AED">
            <wp:extent cx="5760720" cy="3240405"/>
            <wp:effectExtent l="19050" t="19050" r="11430" b="1714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582C6C" w:rsidRDefault="00A37BB4" w:rsidP="00583AF6">
      <w:pPr>
        <w:pStyle w:val="StandardWeb"/>
        <w:jc w:val="both"/>
        <w:rPr>
          <w:ins w:id="222" w:author="Stephan Hahnel" w:date="2018-01-05T15:09:00Z"/>
        </w:rPr>
      </w:pPr>
      <w:r>
        <w:t xml:space="preserve">Eine weitere Möglichkeit ein Objekt zu kopieren ist die Implementierung des </w:t>
      </w:r>
      <w:proofErr w:type="spellStart"/>
      <w:r>
        <w:t>ICloneable</w:t>
      </w:r>
      <w:proofErr w:type="spellEnd"/>
      <w:r>
        <w:t xml:space="preserve">-Interfaces. Dieses Interface verlangt die Implementierung einer </w:t>
      </w:r>
      <w:proofErr w:type="spellStart"/>
      <w:r>
        <w:t>Clone</w:t>
      </w:r>
      <w:proofErr w:type="spellEnd"/>
      <w:r>
        <w:t xml:space="preserve">()-Funktion, welche ein neues </w:t>
      </w:r>
      <w:del w:id="223" w:author="Stephan Hahnel" w:date="2018-01-05T11:45:00Z">
        <w:r w:rsidDel="00E76C39">
          <w:delText xml:space="preserve">object </w:delText>
        </w:r>
      </w:del>
      <w:ins w:id="224" w:author="Stephan Hahnel" w:date="2018-01-05T11:45:00Z">
        <w:r w:rsidR="00E76C39">
          <w:t xml:space="preserve">Objekt </w:t>
        </w:r>
      </w:ins>
      <w:r>
        <w:t xml:space="preserve">zurückgeben soll. </w:t>
      </w:r>
    </w:p>
    <w:p w:rsidR="00C621E2" w:rsidRDefault="00A37BB4" w:rsidP="00583AF6">
      <w:pPr>
        <w:pStyle w:val="StandardWeb"/>
        <w:jc w:val="both"/>
        <w:rPr>
          <w:ins w:id="225" w:author="Stephan Hahnel" w:date="2018-01-05T15:09:00Z"/>
        </w:rPr>
      </w:pPr>
      <w:r>
        <w:t xml:space="preserve">Mittels der von der </w:t>
      </w:r>
      <w:proofErr w:type="spellStart"/>
      <w:r>
        <w:t>object</w:t>
      </w:r>
      <w:proofErr w:type="spellEnd"/>
      <w:r>
        <w:t xml:space="preserve">-Klasse vererbten Funktion </w:t>
      </w:r>
      <w:proofErr w:type="spellStart"/>
      <w:r>
        <w:t>MemberwiseClone</w:t>
      </w:r>
      <w:proofErr w:type="spellEnd"/>
      <w:r>
        <w:t xml:space="preserve">() kann eine sogenannte flache Kopie eines Objekts erzeugt werden. Dies beinhaltet Kopien aller Wertetypen, allerdings keine Referenztypen. </w:t>
      </w:r>
    </w:p>
    <w:p w:rsidR="00A37BB4" w:rsidRDefault="00A37BB4" w:rsidP="00583AF6">
      <w:pPr>
        <w:pStyle w:val="StandardWeb"/>
        <w:jc w:val="both"/>
      </w:pPr>
      <w:r>
        <w:t xml:space="preserve">Diese müssen explizit einzeln z.B. mittels </w:t>
      </w:r>
      <w:proofErr w:type="spellStart"/>
      <w:r>
        <w:t>Clone</w:t>
      </w:r>
      <w:proofErr w:type="spellEnd"/>
      <w:r>
        <w:t xml:space="preserve">()-Funktion kopiert werden. Ohne diese zusätzliche Zuweisung würden sowohl das Originalobjekt als auch die Kopie auf dasselbe </w:t>
      </w:r>
      <w:proofErr w:type="spellStart"/>
      <w:r>
        <w:t>Memberobjekt</w:t>
      </w:r>
      <w:proofErr w:type="spellEnd"/>
      <w:r>
        <w:t xml:space="preserve"> verweisen.</w:t>
      </w:r>
    </w:p>
    <w:p w:rsidR="00A37BB4" w:rsidRPr="006D6252" w:rsidRDefault="00A37BB4" w:rsidP="00583AF6">
      <w:pPr>
        <w:pStyle w:val="StandardWeb"/>
        <w:jc w:val="both"/>
      </w:pPr>
    </w:p>
    <w:p w:rsidR="00A37BB4" w:rsidRDefault="00A37BB4" w:rsidP="00583AF6">
      <w:pPr>
        <w:pStyle w:val="StandardWeb"/>
        <w:jc w:val="both"/>
      </w:pPr>
    </w:p>
    <w:p w:rsidR="00A37BB4" w:rsidRDefault="00A37BB4">
      <w:r>
        <w:br w:type="page"/>
      </w:r>
    </w:p>
    <w:p w:rsidR="00A37BB4" w:rsidRPr="006D6252" w:rsidRDefault="00A37BB4" w:rsidP="00A37BB4">
      <w:pPr>
        <w:pStyle w:val="berschrift1"/>
      </w:pPr>
      <w:bookmarkStart w:id="226" w:name="_Toc502761943"/>
      <w:r>
        <w:lastRenderedPageBreak/>
        <w:t>Fragen</w:t>
      </w:r>
      <w:bookmarkEnd w:id="226"/>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29688FCC" wp14:editId="7C2EC67A">
            <wp:extent cx="5760720" cy="3240405"/>
            <wp:effectExtent l="19050" t="19050" r="11430" b="1714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Antworten:</w:t>
      </w:r>
    </w:p>
    <w:p w:rsidR="00A37BB4" w:rsidRDefault="00A37BB4">
      <w:pPr>
        <w:pStyle w:val="StandardWeb"/>
        <w:pPrChange w:id="227" w:author="Stephan Hahnel" w:date="2018-01-05T11:47:00Z">
          <w:pPr>
            <w:pStyle w:val="StandardWeb"/>
            <w:jc w:val="both"/>
          </w:pPr>
        </w:pPrChange>
      </w:pPr>
      <w:r>
        <w:t xml:space="preserve">Werttypen: </w:t>
      </w:r>
      <w:ins w:id="228" w:author="Stephan Hahnel" w:date="2018-01-05T11:49:00Z">
        <w:r w:rsidR="00C76114">
          <w:tab/>
        </w:r>
        <w:r w:rsidR="00C76114">
          <w:tab/>
        </w:r>
      </w:ins>
      <w:proofErr w:type="spellStart"/>
      <w:r>
        <w:t>int</w:t>
      </w:r>
      <w:proofErr w:type="spellEnd"/>
      <w:r>
        <w:t xml:space="preserve">, </w:t>
      </w:r>
      <w:proofErr w:type="spellStart"/>
      <w:r>
        <w:t>bool</w:t>
      </w:r>
      <w:proofErr w:type="spellEnd"/>
      <w:r>
        <w:t xml:space="preserve">, </w:t>
      </w:r>
      <w:proofErr w:type="spellStart"/>
      <w:r>
        <w:t>decimal</w:t>
      </w:r>
      <w:proofErr w:type="spellEnd"/>
      <w:r>
        <w:t xml:space="preserve"> </w:t>
      </w:r>
      <w:ins w:id="229" w:author="Stephan Hahnel" w:date="2018-01-05T11:46:00Z">
        <w:r w:rsidR="00C76114">
          <w:br/>
        </w:r>
      </w:ins>
      <w:r>
        <w:t xml:space="preserve">Referenztypen: </w:t>
      </w:r>
      <w:ins w:id="230" w:author="Stephan Hahnel" w:date="2018-01-05T11:49:00Z">
        <w:r w:rsidR="00C76114">
          <w:tab/>
        </w:r>
      </w:ins>
      <w:r>
        <w:t>Random, List&lt;&gt;</w:t>
      </w:r>
    </w:p>
    <w:p w:rsidR="00A37BB4" w:rsidRDefault="00A37BB4" w:rsidP="00583AF6">
      <w:pPr>
        <w:pStyle w:val="StandardWeb"/>
        <w:jc w:val="both"/>
      </w:pPr>
      <w:r>
        <w:t>Mittels des Stichworts ‚</w:t>
      </w:r>
      <w:proofErr w:type="spellStart"/>
      <w:r>
        <w:t>ref</w:t>
      </w:r>
      <w:proofErr w:type="spellEnd"/>
      <w:r>
        <w:t xml:space="preserve">‘ in den Methodenparametern kann ein </w:t>
      </w:r>
      <w:proofErr w:type="spellStart"/>
      <w:r>
        <w:t>Werttyp</w:t>
      </w:r>
      <w:proofErr w:type="spellEnd"/>
      <w:r>
        <w:t xml:space="preserve"> als Referenz an eine Methode übergeben werden.</w:t>
      </w:r>
    </w:p>
    <w:p w:rsidR="00A37BB4" w:rsidRPr="00C76114" w:rsidRDefault="00A37BB4" w:rsidP="00583AF6">
      <w:pPr>
        <w:pStyle w:val="StandardWeb"/>
        <w:jc w:val="both"/>
        <w:rPr>
          <w:rFonts w:ascii="Consolas" w:hAnsi="Consolas"/>
          <w:rPrChange w:id="231" w:author="Stephan Hahnel" w:date="2018-01-05T11:48:00Z">
            <w:rPr/>
          </w:rPrChange>
        </w:rPr>
      </w:pPr>
      <w:r w:rsidRPr="00C76114">
        <w:rPr>
          <w:rFonts w:ascii="Consolas" w:hAnsi="Consolas"/>
          <w:rPrChange w:id="232" w:author="Stephan Hahnel" w:date="2018-01-05T11:48:00Z">
            <w:rPr/>
          </w:rPrChange>
        </w:rPr>
        <w:t>Dictionary&lt;</w:t>
      </w:r>
      <w:proofErr w:type="spellStart"/>
      <w:r w:rsidRPr="00C76114">
        <w:rPr>
          <w:rFonts w:ascii="Consolas" w:hAnsi="Consolas"/>
          <w:rPrChange w:id="233" w:author="Stephan Hahnel" w:date="2018-01-05T11:48:00Z">
            <w:rPr/>
          </w:rPrChange>
        </w:rPr>
        <w:t>string</w:t>
      </w:r>
      <w:proofErr w:type="spellEnd"/>
      <w:r w:rsidRPr="00C76114">
        <w:rPr>
          <w:rFonts w:ascii="Consolas" w:hAnsi="Consolas"/>
          <w:rPrChange w:id="234" w:author="Stephan Hahnel" w:date="2018-01-05T11:48:00Z">
            <w:rPr/>
          </w:rPrChange>
        </w:rPr>
        <w:t xml:space="preserve">, List&gt; </w:t>
      </w:r>
      <w:proofErr w:type="spellStart"/>
      <w:r w:rsidRPr="00C76114">
        <w:rPr>
          <w:rFonts w:ascii="Consolas" w:hAnsi="Consolas"/>
          <w:rPrChange w:id="235" w:author="Stephan Hahnel" w:date="2018-01-05T11:48:00Z">
            <w:rPr/>
          </w:rPrChange>
        </w:rPr>
        <w:t>dict</w:t>
      </w:r>
      <w:proofErr w:type="spellEnd"/>
      <w:r w:rsidRPr="00C76114">
        <w:rPr>
          <w:rFonts w:ascii="Consolas" w:hAnsi="Consolas"/>
          <w:rPrChange w:id="236" w:author="Stephan Hahnel" w:date="2018-01-05T11:48:00Z">
            <w:rPr/>
          </w:rPrChange>
        </w:rPr>
        <w:t xml:space="preserve"> = </w:t>
      </w:r>
      <w:proofErr w:type="spellStart"/>
      <w:r w:rsidRPr="00C76114">
        <w:rPr>
          <w:rFonts w:ascii="Consolas" w:hAnsi="Consolas"/>
          <w:rPrChange w:id="237" w:author="Stephan Hahnel" w:date="2018-01-05T11:48:00Z">
            <w:rPr/>
          </w:rPrChange>
        </w:rPr>
        <w:t>new</w:t>
      </w:r>
      <w:proofErr w:type="spellEnd"/>
      <w:r w:rsidRPr="00C76114">
        <w:rPr>
          <w:rFonts w:ascii="Consolas" w:hAnsi="Consolas"/>
          <w:rPrChange w:id="238" w:author="Stephan Hahnel" w:date="2018-01-05T11:48:00Z">
            <w:rPr/>
          </w:rPrChange>
        </w:rPr>
        <w:t xml:space="preserve"> Dictionary&lt;</w:t>
      </w:r>
      <w:proofErr w:type="spellStart"/>
      <w:r w:rsidRPr="00C76114">
        <w:rPr>
          <w:rFonts w:ascii="Consolas" w:hAnsi="Consolas"/>
          <w:rPrChange w:id="239" w:author="Stephan Hahnel" w:date="2018-01-05T11:48:00Z">
            <w:rPr/>
          </w:rPrChange>
        </w:rPr>
        <w:t>string</w:t>
      </w:r>
      <w:proofErr w:type="spellEnd"/>
      <w:r w:rsidRPr="00C76114">
        <w:rPr>
          <w:rFonts w:ascii="Consolas" w:hAnsi="Consolas"/>
          <w:rPrChange w:id="240" w:author="Stephan Hahnel" w:date="2018-01-05T11:48:00Z">
            <w:rPr/>
          </w:rPrChange>
        </w:rPr>
        <w:t>, List&gt;;</w:t>
      </w:r>
    </w:p>
    <w:p w:rsidR="00A37BB4" w:rsidRPr="006D6252" w:rsidRDefault="00A37BB4" w:rsidP="00A37BB4">
      <w:pPr>
        <w:pStyle w:val="Fakten"/>
      </w:pPr>
    </w:p>
    <w:p w:rsidR="00A37BB4" w:rsidRDefault="00A37BB4" w:rsidP="00A37BB4"/>
    <w:p w:rsidR="00A37BB4" w:rsidRDefault="00A37BB4">
      <w:pPr>
        <w:sectPr w:rsidR="00A37BB4" w:rsidSect="00F52F54">
          <w:headerReference w:type="even" r:id="rId112"/>
          <w:headerReference w:type="default" r:id="rId113"/>
          <w:footerReference w:type="even" r:id="rId114"/>
          <w:footerReference w:type="default" r:id="rId115"/>
          <w:headerReference w:type="first" r:id="rId116"/>
          <w:footerReference w:type="first" r:id="rId117"/>
          <w:pgSz w:w="11906" w:h="16838"/>
          <w:pgMar w:top="1417" w:right="1417" w:bottom="1134" w:left="1417" w:header="426" w:footer="708" w:gutter="0"/>
          <w:cols w:space="708"/>
          <w:docGrid w:linePitch="360"/>
        </w:sectPr>
      </w:pPr>
    </w:p>
    <w:p w:rsidR="00A37BB4" w:rsidRPr="006D6252" w:rsidRDefault="00A37BB4" w:rsidP="00A37BB4">
      <w:pPr>
        <w:pStyle w:val="berschrift1"/>
      </w:pPr>
      <w:bookmarkStart w:id="241" w:name="_Toc502761944"/>
      <w:proofErr w:type="spellStart"/>
      <w:r>
        <w:lastRenderedPageBreak/>
        <w:t>Delegates</w:t>
      </w:r>
      <w:bookmarkEnd w:id="241"/>
      <w:proofErr w:type="spellEnd"/>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B088F90" wp14:editId="241BCBC5">
            <wp:extent cx="5760720" cy="3240405"/>
            <wp:effectExtent l="19050" t="19050" r="11430" b="1714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42" w:name="_Toc502761945"/>
      <w:proofErr w:type="spellStart"/>
      <w:r>
        <w:lastRenderedPageBreak/>
        <w:t>Delegates</w:t>
      </w:r>
      <w:bookmarkEnd w:id="242"/>
      <w:proofErr w:type="spellEnd"/>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F31EC6C" wp14:editId="39C1C0C3">
            <wp:extent cx="5760720" cy="3240405"/>
            <wp:effectExtent l="19050" t="19050" r="11430" b="1714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proofErr w:type="spellStart"/>
      <w:r>
        <w:t>Delegates</w:t>
      </w:r>
      <w:proofErr w:type="spellEnd"/>
      <w:r>
        <w:t xml:space="preserve"> (Delegaten) können als Variablen verstanden werden, welche jeweils bestimmte Arten von Funktionen ‚beinhalten‘ können.</w:t>
      </w:r>
    </w:p>
    <w:p w:rsidR="00A37BB4" w:rsidRDefault="00A37BB4" w:rsidP="00583AF6">
      <w:pPr>
        <w:pStyle w:val="StandardWeb"/>
        <w:jc w:val="both"/>
      </w:pPr>
      <w:r>
        <w:t xml:space="preserve">Um einen </w:t>
      </w:r>
      <w:proofErr w:type="spellStart"/>
      <w:r>
        <w:t>Delegate</w:t>
      </w:r>
      <w:proofErr w:type="spellEnd"/>
      <w:r>
        <w:t xml:space="preserve"> verwenden zu können, muss dieser erst definiert werden. Diese Definition ähnelt einer Methodensignatur, d.h. sie besitzt einen Rückgabetypen sowie gegeben</w:t>
      </w:r>
      <w:ins w:id="243" w:author="Stephan Hahnel" w:date="2018-01-05T11:51:00Z">
        <w:r w:rsidR="00C76114">
          <w:t>en</w:t>
        </w:r>
      </w:ins>
      <w:r>
        <w:t>falls Übergabeparameter, welche zusätzlich mit dem Stichwort ‚</w:t>
      </w:r>
      <w:proofErr w:type="spellStart"/>
      <w:r>
        <w:t>delegate</w:t>
      </w:r>
      <w:proofErr w:type="spellEnd"/>
      <w:r>
        <w:t xml:space="preserve">‘ versehen ist. Variablen </w:t>
      </w:r>
      <w:del w:id="244" w:author="Stephan Hahnel" w:date="2018-01-05T11:52:00Z">
        <w:r w:rsidDel="00C76114">
          <w:delText xml:space="preserve">diesen </w:delText>
        </w:r>
      </w:del>
      <w:ins w:id="245" w:author="Stephan Hahnel" w:date="2018-01-05T11:52:00Z">
        <w:r w:rsidR="00C76114">
          <w:t xml:space="preserve">dieses </w:t>
        </w:r>
      </w:ins>
      <w:r>
        <w:t>Typs können nun alle Methoden, welche exakt diesen Rückgabetyp und diese Übergabeparameter besitzen, zugewiesen werden.</w:t>
      </w:r>
    </w:p>
    <w:p w:rsidR="00A37BB4" w:rsidRDefault="00A37BB4" w:rsidP="00583AF6">
      <w:pPr>
        <w:pStyle w:val="StandardWeb"/>
        <w:jc w:val="both"/>
      </w:pPr>
      <w:r>
        <w:t xml:space="preserve">Jedem </w:t>
      </w:r>
      <w:proofErr w:type="spellStart"/>
      <w:r>
        <w:t>Delegate</w:t>
      </w:r>
      <w:proofErr w:type="spellEnd"/>
      <w:r>
        <w:t xml:space="preserve"> k</w:t>
      </w:r>
      <w:ins w:id="246" w:author="Stephan Hahnel" w:date="2018-01-05T11:54:00Z">
        <w:r w:rsidR="00C76114">
          <w:t>ö</w:t>
        </w:r>
      </w:ins>
      <w:del w:id="247" w:author="Stephan Hahnel" w:date="2018-01-05T11:54:00Z">
        <w:r w:rsidDel="00C76114">
          <w:delText>a</w:delText>
        </w:r>
      </w:del>
      <w:r>
        <w:t>nn</w:t>
      </w:r>
      <w:ins w:id="248" w:author="Stephan Hahnel" w:date="2018-01-05T11:54:00Z">
        <w:r w:rsidR="00C76114">
          <w:t>en</w:t>
        </w:r>
      </w:ins>
      <w:r>
        <w:t xml:space="preserve"> über den +=-Operator beliebig viele Methoden mit gleicher Signatur zugewiesen werden. Mittels -= können Methoden wieder entfernt werden. Über die </w:t>
      </w:r>
      <w:proofErr w:type="spellStart"/>
      <w:r>
        <w:t>GetInvocationList</w:t>
      </w:r>
      <w:proofErr w:type="spellEnd"/>
      <w:r>
        <w:t xml:space="preserve">()-Funktion kann eine Liste der Methoden, welche momentan einem </w:t>
      </w:r>
      <w:proofErr w:type="spellStart"/>
      <w:r>
        <w:t>Delegate</w:t>
      </w:r>
      <w:proofErr w:type="spellEnd"/>
      <w:r>
        <w:t xml:space="preserve"> zugwiesen sind, abgerufen werden.</w:t>
      </w:r>
    </w:p>
    <w:p w:rsidR="00A37BB4" w:rsidRDefault="00A37BB4" w:rsidP="00583AF6">
      <w:pPr>
        <w:pStyle w:val="StandardWeb"/>
        <w:jc w:val="both"/>
      </w:pPr>
      <w:r>
        <w:t xml:space="preserve">Wenn die </w:t>
      </w:r>
      <w:proofErr w:type="spellStart"/>
      <w:r>
        <w:t>Delegate</w:t>
      </w:r>
      <w:proofErr w:type="spellEnd"/>
      <w:r>
        <w:t>-Variable aufgerufen wird, werden die beinhaltenden Methoden in der Zuweisungsreihenfolge mit den der Variablen übergebenen Parametern ausgeführt. Wenn die Methoden Rückgabewerte besitzen, wird nur der Rückgabewert der zuletzt ausgeführten/zugewiesenen Methode an den Aufrufer zurückgegeben. Alle anderen Rückgabewerte verfallen.</w:t>
      </w:r>
    </w:p>
    <w:p w:rsidR="00A37BB4" w:rsidRDefault="00A37BB4">
      <w:r>
        <w:br w:type="page"/>
      </w:r>
    </w:p>
    <w:p w:rsidR="00A37BB4" w:rsidRPr="006D6252" w:rsidRDefault="00A37BB4" w:rsidP="00A37BB4">
      <w:pPr>
        <w:pStyle w:val="berschrift1"/>
      </w:pPr>
      <w:bookmarkStart w:id="249" w:name="_Toc502761946"/>
      <w:r>
        <w:lastRenderedPageBreak/>
        <w:t xml:space="preserve">Vordefinierte </w:t>
      </w:r>
      <w:proofErr w:type="spellStart"/>
      <w:r>
        <w:t>Delegate</w:t>
      </w:r>
      <w:proofErr w:type="spellEnd"/>
      <w:r>
        <w:t>-Typen</w:t>
      </w:r>
      <w:bookmarkEnd w:id="249"/>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AB8C433" wp14:editId="4555CACE">
            <wp:extent cx="5760720" cy="3240405"/>
            <wp:effectExtent l="19050" t="19050" r="11430" b="1714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Vom .N</w:t>
      </w:r>
      <w:ins w:id="250" w:author="Stephan Hahnel" w:date="2018-01-05T12:07:00Z">
        <w:r w:rsidR="0069558E">
          <w:t>ET</w:t>
        </w:r>
      </w:ins>
      <w:del w:id="251" w:author="Stephan Hahnel" w:date="2018-01-05T12:07:00Z">
        <w:r w:rsidDel="0069558E">
          <w:delText>et-</w:delText>
        </w:r>
      </w:del>
      <w:ins w:id="252" w:author="Stephan Hahnel" w:date="2018-01-05T12:07:00Z">
        <w:r w:rsidR="0069558E">
          <w:t xml:space="preserve"> </w:t>
        </w:r>
      </w:ins>
      <w:r>
        <w:t>Framework werden vordefinierte Delegat-Typen zur Verfügung gestellt, welche die meisten Anwendungsfälle abdecken. Diese Typen sind generische Datentypen, welchen die Übergabeparameter/Rückgabewerte in den spitzen Klammern übergeben werden.</w:t>
      </w:r>
    </w:p>
    <w:p w:rsidR="00C572B8" w:rsidRDefault="009A3525" w:rsidP="00583AF6">
      <w:pPr>
        <w:pStyle w:val="StandardWeb"/>
        <w:jc w:val="both"/>
        <w:rPr>
          <w:ins w:id="253" w:author="Stephan Hahnel" w:date="2018-01-05T12:08:00Z"/>
        </w:rPr>
      </w:pPr>
      <w:bookmarkStart w:id="254" w:name="_GoBack"/>
      <w:ins w:id="255" w:author="Stephan Hahnel" w:date="2018-01-05T15:06:00Z">
        <w:r>
          <w:rPr>
            <w:rFonts w:ascii="Arial" w:hAnsi="Arial" w:cs="Arial"/>
            <w:noProof/>
            <w:color w:val="0000FF"/>
            <w:sz w:val="27"/>
            <w:szCs w:val="27"/>
          </w:rPr>
          <w:drawing>
            <wp:anchor distT="0" distB="0" distL="114300" distR="114300" simplePos="0" relativeHeight="251664384" behindDoc="0" locked="0" layoutInCell="1" allowOverlap="1" wp14:anchorId="175BCFB2" wp14:editId="383BAFFD">
              <wp:simplePos x="0" y="0"/>
              <wp:positionH relativeFrom="margin">
                <wp:align>left</wp:align>
              </wp:positionH>
              <wp:positionV relativeFrom="paragraph">
                <wp:posOffset>1208405</wp:posOffset>
              </wp:positionV>
              <wp:extent cx="502920" cy="502920"/>
              <wp:effectExtent l="0" t="0" r="0" b="0"/>
              <wp:wrapSquare wrapText="bothSides"/>
              <wp:docPr id="102" name="Grafik 102" descr="Bildergebnis für icon warn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icon warning">
                        <a:hlinkClick r:id="rId37" tgtFrame="&quot;_blank&quot;"/>
                      </pic:cNvPr>
                      <pic:cNvPicPr>
                        <a:picLocks noChangeAspect="1" noChangeArrowheads="1"/>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page">
                <wp14:pctWidth>0</wp14:pctWidth>
              </wp14:sizeRelH>
              <wp14:sizeRelV relativeFrom="page">
                <wp14:pctHeight>0</wp14:pctHeight>
              </wp14:sizeRelV>
            </wp:anchor>
          </w:drawing>
        </w:r>
      </w:ins>
      <w:bookmarkEnd w:id="254"/>
      <w:r w:rsidR="00A37BB4">
        <w:t xml:space="preserve">Action&lt;&gt; stellt </w:t>
      </w:r>
      <w:proofErr w:type="spellStart"/>
      <w:r w:rsidR="00A37BB4">
        <w:t>Delegates</w:t>
      </w:r>
      <w:proofErr w:type="spellEnd"/>
      <w:r w:rsidR="00A37BB4">
        <w:t xml:space="preserve"> ohne Rückgabetypen (mit </w:t>
      </w:r>
      <w:proofErr w:type="spellStart"/>
      <w:r w:rsidR="00A37BB4">
        <w:t>void</w:t>
      </w:r>
      <w:proofErr w:type="spellEnd"/>
      <w:r w:rsidR="00A37BB4">
        <w:t xml:space="preserve">) zur Verfügung. Es können bis zu 16 Parametertypen definiert werden. </w:t>
      </w:r>
      <w:proofErr w:type="spellStart"/>
      <w:r w:rsidR="00A37BB4">
        <w:t>Predicate</w:t>
      </w:r>
      <w:proofErr w:type="spellEnd"/>
      <w:r w:rsidR="00A37BB4">
        <w:t xml:space="preserve">&lt;&gt; stellt </w:t>
      </w:r>
      <w:proofErr w:type="spellStart"/>
      <w:r w:rsidR="00A37BB4">
        <w:t>Delegates</w:t>
      </w:r>
      <w:proofErr w:type="spellEnd"/>
      <w:r w:rsidR="00A37BB4">
        <w:t xml:space="preserve"> mit dem Rückgabetyp </w:t>
      </w:r>
      <w:proofErr w:type="spellStart"/>
      <w:r w:rsidR="00A37BB4">
        <w:t>bool</w:t>
      </w:r>
      <w:proofErr w:type="spellEnd"/>
      <w:r w:rsidR="00A37BB4">
        <w:t xml:space="preserve"> zur Verfügung. Es kann ein Übergabeparameter definiert werden. </w:t>
      </w:r>
      <w:proofErr w:type="spellStart"/>
      <w:r w:rsidR="00A37BB4">
        <w:t>Func</w:t>
      </w:r>
      <w:proofErr w:type="spellEnd"/>
      <w:r w:rsidR="00A37BB4">
        <w:t xml:space="preserve">&lt;&gt; stellt </w:t>
      </w:r>
      <w:proofErr w:type="spellStart"/>
      <w:r w:rsidR="00A37BB4">
        <w:t>Delegates</w:t>
      </w:r>
      <w:proofErr w:type="spellEnd"/>
      <w:r w:rsidR="00A37BB4">
        <w:t xml:space="preserve"> mit einem selbst zu definierenden Rückgabetyp zur Verfügung. Hier können bis zu 15 Parameter definiert werden, während der letzte der angegebenen Datentypen immer den Rückgabetyp bestimmt. </w:t>
      </w:r>
    </w:p>
    <w:p w:rsidR="00A37BB4" w:rsidRDefault="00C572B8" w:rsidP="00583AF6">
      <w:pPr>
        <w:pStyle w:val="StandardWeb"/>
        <w:jc w:val="both"/>
      </w:pPr>
      <w:ins w:id="256" w:author="Stephan Hahnel" w:date="2018-01-05T12:08:00Z">
        <w:r>
          <w:t xml:space="preserve">ACHTUNG (ICON!) </w:t>
        </w:r>
      </w:ins>
      <w:r w:rsidR="00A37BB4">
        <w:t xml:space="preserve">Dieser darf nicht </w:t>
      </w:r>
      <w:proofErr w:type="spellStart"/>
      <w:r w:rsidR="00A37BB4">
        <w:t>void</w:t>
      </w:r>
      <w:proofErr w:type="spellEnd"/>
      <w:r w:rsidR="00A37BB4">
        <w:t xml:space="preserve"> sein</w:t>
      </w:r>
      <w:ins w:id="257" w:author="Stephan Hahnel" w:date="2018-01-05T12:08:00Z">
        <w:r>
          <w:t>!</w:t>
        </w:r>
      </w:ins>
      <w:del w:id="258" w:author="Stephan Hahnel" w:date="2018-01-05T12:08:00Z">
        <w:r w:rsidR="00A37BB4" w:rsidDel="00C572B8">
          <w:delText>.</w:delText>
        </w:r>
      </w:del>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259" w:name="_Toc502761947"/>
      <w:r>
        <w:lastRenderedPageBreak/>
        <w:t>Anonyme Methoden</w:t>
      </w:r>
      <w:bookmarkEnd w:id="259"/>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93E0E8A" wp14:editId="546B4F81">
            <wp:extent cx="5760720" cy="3240405"/>
            <wp:effectExtent l="19050" t="19050" r="11430" b="1714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Anonyme Methoden sind Methoden, welche nicht fest im Code definiert sind. Sie werden nur zu Definition von Methoden verwendet, welche man in </w:t>
      </w:r>
      <w:proofErr w:type="spellStart"/>
      <w:r>
        <w:t>Delegate</w:t>
      </w:r>
      <w:proofErr w:type="spellEnd"/>
      <w:r>
        <w:t xml:space="preserve"> legen möchte. Dabei wird dem ‚</w:t>
      </w:r>
      <w:proofErr w:type="spellStart"/>
      <w:r>
        <w:t>delegate</w:t>
      </w:r>
      <w:proofErr w:type="spellEnd"/>
      <w:r>
        <w:t xml:space="preserve">‘-Stichwort ein Übergabeparameter in runden Klammern nachgestellt, worauf der in geschweifte Klammern gestellte </w:t>
      </w:r>
      <w:proofErr w:type="spellStart"/>
      <w:r>
        <w:t>Mehodenkörper</w:t>
      </w:r>
      <w:proofErr w:type="spellEnd"/>
      <w:r>
        <w:t xml:space="preserve"> folgt.</w:t>
      </w:r>
    </w:p>
    <w:p w:rsidR="00A37BB4" w:rsidRDefault="00C572B8" w:rsidP="00583AF6">
      <w:pPr>
        <w:pStyle w:val="StandardWeb"/>
        <w:jc w:val="both"/>
      </w:pPr>
      <w:ins w:id="260" w:author="Stephan Hahnel" w:date="2018-01-05T12:10:00Z">
        <w:r>
          <w:t>HINWEI</w:t>
        </w:r>
      </w:ins>
      <w:ins w:id="261" w:author="Stephan Hahnel" w:date="2018-01-05T12:11:00Z">
        <w:r>
          <w:t>S</w:t>
        </w:r>
      </w:ins>
      <w:ins w:id="262" w:author="Stephan Hahnel" w:date="2018-01-05T12:10:00Z">
        <w:r>
          <w:t xml:space="preserve">: </w:t>
        </w:r>
      </w:ins>
      <w:r w:rsidR="00A37BB4">
        <w:t>Mittels den unten beschriebenen Lambda-Ausdrücken (vgl. ‚Fortgeschrittene Themen‘) können anonyme Methoden noch komprimierter formuliert werden.</w:t>
      </w:r>
    </w:p>
    <w:p w:rsidR="00A37BB4" w:rsidRPr="006D6252" w:rsidRDefault="00A37BB4" w:rsidP="00583AF6">
      <w:pPr>
        <w:pStyle w:val="StandardWeb"/>
        <w:jc w:val="both"/>
      </w:pPr>
    </w:p>
    <w:p w:rsidR="00A37BB4" w:rsidRDefault="00A37BB4" w:rsidP="00583AF6">
      <w:pPr>
        <w:pStyle w:val="StandardWeb"/>
        <w:jc w:val="both"/>
      </w:pPr>
    </w:p>
    <w:p w:rsidR="00A37BB4" w:rsidRDefault="00A37BB4">
      <w:r>
        <w:br w:type="page"/>
      </w:r>
    </w:p>
    <w:p w:rsidR="00A37BB4" w:rsidRPr="006D6252" w:rsidRDefault="00A37BB4" w:rsidP="00A37BB4">
      <w:pPr>
        <w:pStyle w:val="berschrift1"/>
      </w:pPr>
      <w:bookmarkStart w:id="263" w:name="_Toc502761948"/>
      <w:proofErr w:type="spellStart"/>
      <w:r>
        <w:lastRenderedPageBreak/>
        <w:t>EventHandler</w:t>
      </w:r>
      <w:proofErr w:type="spellEnd"/>
      <w:r>
        <w:t xml:space="preserve"> definieren</w:t>
      </w:r>
      <w:bookmarkEnd w:id="263"/>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40988B02" wp14:editId="552B7836">
            <wp:extent cx="5760720" cy="3240405"/>
            <wp:effectExtent l="19050" t="19050" r="11430" b="1714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Mittels des Stichworts ‚</w:t>
      </w:r>
      <w:proofErr w:type="spellStart"/>
      <w:r>
        <w:t>event</w:t>
      </w:r>
      <w:proofErr w:type="spellEnd"/>
      <w:r>
        <w:t xml:space="preserve">‘ wird ein spezieller </w:t>
      </w:r>
      <w:proofErr w:type="spellStart"/>
      <w:r>
        <w:t>Delegate</w:t>
      </w:r>
      <w:proofErr w:type="spellEnd"/>
      <w:r>
        <w:t>, ein Event, definiert.</w:t>
      </w:r>
    </w:p>
    <w:p w:rsidR="00A37BB4" w:rsidRDefault="00A37BB4" w:rsidP="00583AF6">
      <w:pPr>
        <w:pStyle w:val="StandardWeb"/>
        <w:jc w:val="both"/>
      </w:pPr>
      <w:r>
        <w:t xml:space="preserve">Diesem speziellen </w:t>
      </w:r>
      <w:proofErr w:type="spellStart"/>
      <w:r>
        <w:t>Delegate</w:t>
      </w:r>
      <w:proofErr w:type="spellEnd"/>
      <w:r>
        <w:t>, welches meist vom Typ ‚</w:t>
      </w:r>
      <w:proofErr w:type="spellStart"/>
      <w:r>
        <w:t>EventHandler</w:t>
      </w:r>
      <w:proofErr w:type="spellEnd"/>
      <w:r>
        <w:t>‘ ist, können von außerhalb der Klasse Methoden nur hinzugefügt ( += ) oder entzogen ( -= ) werden können. Dies nennet man das Ab</w:t>
      </w:r>
      <w:del w:id="264" w:author="Stephan Hahnel" w:date="2018-01-05T13:07:00Z">
        <w:r w:rsidDel="00491853">
          <w:delText>b</w:delText>
        </w:r>
      </w:del>
      <w:r>
        <w:t>o</w:t>
      </w:r>
      <w:ins w:id="265" w:author="Stephan Hahnel" w:date="2018-01-05T13:07:00Z">
        <w:r w:rsidR="00491853">
          <w:t>n</w:t>
        </w:r>
      </w:ins>
      <w:r>
        <w:t xml:space="preserve">nieren bzw. </w:t>
      </w:r>
      <w:proofErr w:type="spellStart"/>
      <w:r>
        <w:t>Deab</w:t>
      </w:r>
      <w:del w:id="266" w:author="Stephan Hahnel" w:date="2018-01-05T13:07:00Z">
        <w:r w:rsidDel="00491853">
          <w:delText>b</w:delText>
        </w:r>
      </w:del>
      <w:r>
        <w:t>on</w:t>
      </w:r>
      <w:ins w:id="267" w:author="Stephan Hahnel" w:date="2018-01-05T13:07:00Z">
        <w:r w:rsidR="00491853">
          <w:t>n</w:t>
        </w:r>
      </w:ins>
      <w:r>
        <w:t>ieren</w:t>
      </w:r>
      <w:proofErr w:type="spellEnd"/>
      <w:r>
        <w:t xml:space="preserve"> von Events. Eine Zuweisung von ‚null‘ oder das Setzen einer einzelnen Methode ( =) ist nicht zulässig.</w:t>
      </w:r>
    </w:p>
    <w:p w:rsidR="00A37BB4" w:rsidRDefault="00A37BB4" w:rsidP="00583AF6">
      <w:pPr>
        <w:pStyle w:val="StandardWeb"/>
        <w:jc w:val="both"/>
      </w:pPr>
      <w:proofErr w:type="spellStart"/>
      <w:r>
        <w:t>EventHandler-Delegates</w:t>
      </w:r>
      <w:proofErr w:type="spellEnd"/>
      <w:r>
        <w:t xml:space="preserve"> verlangen Methoden ohne Rückgabetyp (</w:t>
      </w:r>
      <w:proofErr w:type="spellStart"/>
      <w:r>
        <w:t>void</w:t>
      </w:r>
      <w:proofErr w:type="spellEnd"/>
      <w:r>
        <w:t>) und mit den beiden Übergabeparametern ‚</w:t>
      </w:r>
      <w:proofErr w:type="spellStart"/>
      <w:r>
        <w:t>object</w:t>
      </w:r>
      <w:proofErr w:type="spellEnd"/>
      <w:r>
        <w:t xml:space="preserve">‘ </w:t>
      </w:r>
      <w:proofErr w:type="spellStart"/>
      <w:r>
        <w:t>sender</w:t>
      </w:r>
      <w:proofErr w:type="spellEnd"/>
      <w:r>
        <w:t xml:space="preserve"> (welches den Aufrufer des Events definiert) sowie ‚</w:t>
      </w:r>
      <w:proofErr w:type="spellStart"/>
      <w:r>
        <w:t>EventArgs</w:t>
      </w:r>
      <w:proofErr w:type="spellEnd"/>
      <w:r>
        <w:t xml:space="preserve">‘ </w:t>
      </w:r>
      <w:proofErr w:type="spellStart"/>
      <w:r>
        <w:t>args</w:t>
      </w:r>
      <w:proofErr w:type="spellEnd"/>
      <w:r>
        <w:t xml:space="preserve"> (welches je nach Event verschiedene Informationen transportiert). ‚</w:t>
      </w:r>
      <w:proofErr w:type="spellStart"/>
      <w:r>
        <w:t>EventArgs</w:t>
      </w:r>
      <w:proofErr w:type="spellEnd"/>
      <w:r>
        <w:t xml:space="preserve">‘ hat standardmäßig keine Eigenschaften zur Übergabe. Um den </w:t>
      </w:r>
      <w:proofErr w:type="spellStart"/>
      <w:r>
        <w:t>EventListener</w:t>
      </w:r>
      <w:proofErr w:type="spellEnd"/>
      <w:r>
        <w:t xml:space="preserve">-Methoden weitere Informationen zum Event geben zu können, muss eine eigene Klasse von </w:t>
      </w:r>
      <w:proofErr w:type="spellStart"/>
      <w:r>
        <w:t>EventArgs</w:t>
      </w:r>
      <w:proofErr w:type="spellEnd"/>
      <w:r>
        <w:t xml:space="preserve"> abgeleitet werden. Dem </w:t>
      </w:r>
      <w:proofErr w:type="spellStart"/>
      <w:r>
        <w:t>EventHandler</w:t>
      </w:r>
      <w:proofErr w:type="spellEnd"/>
      <w:r>
        <w:t xml:space="preserve">-Typ wird diese neue Klasse als generischer Typ mitgegeben: </w:t>
      </w:r>
      <w:proofErr w:type="spellStart"/>
      <w:r>
        <w:t>EventHandler</w:t>
      </w:r>
      <w:proofErr w:type="spellEnd"/>
      <w:r>
        <w:t xml:space="preserve"> </w:t>
      </w:r>
      <w:proofErr w:type="spellStart"/>
      <w:r>
        <w:t>onClick</w:t>
      </w:r>
      <w:proofErr w:type="spellEnd"/>
      <w:r>
        <w:t xml:space="preserve"> = </w:t>
      </w:r>
      <w:proofErr w:type="spellStart"/>
      <w:r>
        <w:t>delegate</w:t>
      </w:r>
      <w:proofErr w:type="spellEnd"/>
      <w:r>
        <w:t>(</w:t>
      </w:r>
      <w:proofErr w:type="spellStart"/>
      <w:r>
        <w:t>Object</w:t>
      </w:r>
      <w:proofErr w:type="spellEnd"/>
      <w:r>
        <w:t xml:space="preserve"> </w:t>
      </w:r>
      <w:proofErr w:type="spellStart"/>
      <w:r>
        <w:t>sender</w:t>
      </w:r>
      <w:proofErr w:type="spellEnd"/>
      <w:r>
        <w:t xml:space="preserve">, </w:t>
      </w:r>
      <w:proofErr w:type="spellStart"/>
      <w:r>
        <w:t>CustomEventArgs</w:t>
      </w:r>
      <w:proofErr w:type="spellEnd"/>
      <w:r>
        <w:t xml:space="preserve"> </w:t>
      </w:r>
      <w:proofErr w:type="spellStart"/>
      <w:r>
        <w:t>args</w:t>
      </w:r>
      <w:proofErr w:type="spellEnd"/>
      <w:r>
        <w: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68" w:name="_Toc502761949"/>
      <w:proofErr w:type="spellStart"/>
      <w:r>
        <w:lastRenderedPageBreak/>
        <w:t>Timer</w:t>
      </w:r>
      <w:proofErr w:type="spellEnd"/>
      <w:r>
        <w:t xml:space="preserve"> verwenden</w:t>
      </w:r>
      <w:bookmarkEnd w:id="268"/>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DD99489" wp14:editId="52D4B39D">
            <wp:extent cx="5760720" cy="3240405"/>
            <wp:effectExtent l="19050" t="19050" r="11430" b="1714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041E38" w:rsidRDefault="00A37BB4" w:rsidP="00583AF6">
      <w:pPr>
        <w:pStyle w:val="StandardWeb"/>
        <w:jc w:val="both"/>
        <w:rPr>
          <w:ins w:id="269" w:author="Stephan Hahnel" w:date="2018-01-05T13:19:00Z"/>
        </w:rPr>
      </w:pPr>
      <w:r>
        <w:t>‚</w:t>
      </w:r>
      <w:proofErr w:type="spellStart"/>
      <w:r>
        <w:t>Timer</w:t>
      </w:r>
      <w:proofErr w:type="spellEnd"/>
      <w:r>
        <w:t>‘ ruft in einem festgelegten Interval</w:t>
      </w:r>
      <w:ins w:id="270" w:author="Stephan Hahnel" w:date="2018-01-05T13:12:00Z">
        <w:r w:rsidR="00FF65CB">
          <w:t>l</w:t>
        </w:r>
      </w:ins>
      <w:r>
        <w:t xml:space="preserve"> (angegeben in Millisekunden) das Event </w:t>
      </w:r>
      <w:proofErr w:type="spellStart"/>
      <w:r>
        <w:t>Elapsed</w:t>
      </w:r>
      <w:proofErr w:type="spellEnd"/>
      <w:r>
        <w:t xml:space="preserve"> auf. </w:t>
      </w:r>
    </w:p>
    <w:p w:rsidR="00A37BB4" w:rsidRDefault="00A37BB4" w:rsidP="00583AF6">
      <w:pPr>
        <w:pStyle w:val="StandardWeb"/>
        <w:jc w:val="both"/>
      </w:pPr>
      <w:r>
        <w:t>Diesem Event kann nun eine Methode mit der zuvor erläuterten Signatur zugewiesen werden, welche immer am Ende eines Intervalls abgerufen wird.</w:t>
      </w:r>
    </w:p>
    <w:p w:rsidR="00A37BB4" w:rsidRDefault="00A37BB4" w:rsidP="00583AF6">
      <w:pPr>
        <w:pStyle w:val="StandardWeb"/>
        <w:jc w:val="both"/>
      </w:pPr>
      <w:proofErr w:type="spellStart"/>
      <w:r>
        <w:t>Timer</w:t>
      </w:r>
      <w:proofErr w:type="spellEnd"/>
      <w:r>
        <w:t xml:space="preserve"> werden in einem vom Hauptthread separierten Thread ausgeführt.</w:t>
      </w:r>
    </w:p>
    <w:p w:rsidR="00A37BB4" w:rsidRPr="006D6252" w:rsidRDefault="00A37BB4" w:rsidP="00583AF6">
      <w:pPr>
        <w:pStyle w:val="StandardWeb"/>
        <w:jc w:val="both"/>
      </w:pPr>
    </w:p>
    <w:p w:rsidR="00A37BB4" w:rsidRDefault="00A37BB4" w:rsidP="00583AF6">
      <w:pPr>
        <w:pStyle w:val="StandardWeb"/>
        <w:jc w:val="both"/>
      </w:pPr>
    </w:p>
    <w:p w:rsidR="00A37BB4" w:rsidRDefault="00A37BB4">
      <w:r>
        <w:br w:type="page"/>
      </w:r>
    </w:p>
    <w:p w:rsidR="00A37BB4" w:rsidRPr="006D6252" w:rsidRDefault="00A37BB4" w:rsidP="00A37BB4">
      <w:pPr>
        <w:pStyle w:val="berschrift1"/>
      </w:pPr>
      <w:bookmarkStart w:id="271" w:name="_Toc502761950"/>
      <w:r>
        <w:lastRenderedPageBreak/>
        <w:t xml:space="preserve">Events am Beispiel von </w:t>
      </w:r>
      <w:proofErr w:type="spellStart"/>
      <w:r>
        <w:t>WindowsForms</w:t>
      </w:r>
      <w:bookmarkEnd w:id="271"/>
      <w:proofErr w:type="spellEnd"/>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1250466D" wp14:editId="3E4B12E9">
            <wp:extent cx="5760720" cy="3240405"/>
            <wp:effectExtent l="19050" t="19050" r="11430" b="1714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Durch Doppelklick ins Click-Feld der Button1-Events wird automatisch eine Methode </w:t>
      </w:r>
      <w:r w:rsidRPr="00583AF6">
        <w:rPr>
          <w:i/>
          <w:iCs/>
        </w:rPr>
        <w:t>button1_Click</w:t>
      </w:r>
      <w:r>
        <w:t xml:space="preserve"> mit der </w:t>
      </w:r>
      <w:proofErr w:type="spellStart"/>
      <w:r>
        <w:t>EventHandler</w:t>
      </w:r>
      <w:proofErr w:type="spellEnd"/>
      <w:r>
        <w:t xml:space="preserve">-Signatur in Form1.cs angelegt und diese Methode in </w:t>
      </w:r>
      <w:r w:rsidRPr="00583AF6">
        <w:rPr>
          <w:i/>
          <w:iCs/>
        </w:rPr>
        <w:t>Form1.Designer.cs</w:t>
      </w:r>
      <w:r>
        <w:t xml:space="preserve"> dem Click-</w:t>
      </w:r>
      <w:proofErr w:type="spellStart"/>
      <w:r>
        <w:t>Delegate</w:t>
      </w:r>
      <w:proofErr w:type="spellEnd"/>
      <w:r>
        <w:t xml:space="preserve"> vom Objekt Button1 hinzugefügt.</w:t>
      </w:r>
    </w:p>
    <w:p w:rsidR="00A37BB4" w:rsidRDefault="00A37BB4" w:rsidP="00583AF6">
      <w:pPr>
        <w:pStyle w:val="StandardWeb"/>
        <w:jc w:val="both"/>
      </w:pPr>
      <w:r>
        <w:t>Eine manuelle Erzeugung sowie Zuweisung ist z.B. über den Konstruktor des Forms möglich.</w:t>
      </w:r>
    </w:p>
    <w:p w:rsidR="00A37BB4" w:rsidRPr="006D6252" w:rsidRDefault="00A37BB4" w:rsidP="00583AF6">
      <w:pPr>
        <w:pStyle w:val="StandardWeb"/>
        <w:jc w:val="both"/>
      </w:pPr>
    </w:p>
    <w:p w:rsidR="00A37BB4" w:rsidRDefault="00A37BB4" w:rsidP="00583AF6">
      <w:pPr>
        <w:pStyle w:val="StandardWeb"/>
        <w:jc w:val="both"/>
      </w:pPr>
    </w:p>
    <w:p w:rsidR="00A37BB4" w:rsidRDefault="00A37BB4">
      <w:r>
        <w:br w:type="page"/>
      </w:r>
    </w:p>
    <w:p w:rsidR="00A37BB4" w:rsidRPr="006D6252" w:rsidRDefault="00A37BB4" w:rsidP="00A37BB4">
      <w:pPr>
        <w:pStyle w:val="berschrift1"/>
      </w:pPr>
      <w:bookmarkStart w:id="272" w:name="_Toc502761951"/>
      <w:r>
        <w:lastRenderedPageBreak/>
        <w:t xml:space="preserve">Partielle Klassen am Beispiel </w:t>
      </w:r>
      <w:proofErr w:type="spellStart"/>
      <w:r>
        <w:t>WindowsForms</w:t>
      </w:r>
      <w:bookmarkEnd w:id="272"/>
      <w:proofErr w:type="spellEnd"/>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EF62C9D" wp14:editId="578AB813">
            <wp:extent cx="5760720" cy="3240405"/>
            <wp:effectExtent l="19050" t="19050" r="11430" b="1714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73" w:name="_Toc502761952"/>
      <w:r>
        <w:lastRenderedPageBreak/>
        <w:t>Klassen aus anderen Projekt einbinden</w:t>
      </w:r>
      <w:bookmarkEnd w:id="273"/>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1B8AA363" wp14:editId="49323C6B">
            <wp:extent cx="5760720" cy="3240405"/>
            <wp:effectExtent l="19050" t="19050" r="11430" b="1714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Per Rechtsklick auf die References des Projekts im Solution Explorer (standardmäßig am rechten Rand) kann über die Schaltfläche ‚Add Reference‘ ein anderes Projekt / Programm / Klassenbibliothek dem Projekt hinzugefügt werden. Nun kann auf alle als </w:t>
      </w:r>
      <w:proofErr w:type="spellStart"/>
      <w:r>
        <w:t>public</w:t>
      </w:r>
      <w:proofErr w:type="spellEnd"/>
      <w:r>
        <w:t xml:space="preserve"> deklarierten Elemente in dem zusätzlichen Projekt zugegriffen werden.</w:t>
      </w:r>
    </w:p>
    <w:p w:rsidR="00A37BB4" w:rsidRDefault="00A37BB4" w:rsidP="00583AF6">
      <w:pPr>
        <w:pStyle w:val="StandardWeb"/>
        <w:jc w:val="both"/>
      </w:pPr>
      <w:r>
        <w:t>Will man von der verkürzten Zugriffsweise Gebrauch machen (d.h. man muss nicht immer den vollständigen Pfad der Elemente angeben), muss das neue Projekt per ‚</w:t>
      </w:r>
      <w:proofErr w:type="spellStart"/>
      <w:r>
        <w:t>using</w:t>
      </w:r>
      <w:proofErr w:type="spellEnd"/>
      <w:r>
        <w:t>‘-Anweisung in den einzelnen Formularen eingebunden werden.</w:t>
      </w:r>
    </w:p>
    <w:p w:rsidR="00A37BB4" w:rsidRPr="006D6252" w:rsidRDefault="00A37BB4" w:rsidP="00583AF6">
      <w:pPr>
        <w:pStyle w:val="StandardWeb"/>
        <w:jc w:val="both"/>
      </w:pPr>
    </w:p>
    <w:p w:rsidR="00A37BB4" w:rsidRDefault="00A37BB4" w:rsidP="00A37BB4"/>
    <w:p w:rsidR="00A37BB4" w:rsidRDefault="00A37BB4">
      <w:r>
        <w:br w:type="page"/>
      </w:r>
    </w:p>
    <w:p w:rsidR="00A37BB4" w:rsidRPr="006D6252" w:rsidRDefault="00A37BB4" w:rsidP="00A37BB4">
      <w:pPr>
        <w:pStyle w:val="berschrift1"/>
      </w:pPr>
      <w:bookmarkStart w:id="274" w:name="_Toc502761953"/>
      <w:r>
        <w:lastRenderedPageBreak/>
        <w:t>Fragen</w:t>
      </w:r>
      <w:bookmarkEnd w:id="274"/>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4D39E559" wp14:editId="2831DA40">
            <wp:extent cx="5760720" cy="3240405"/>
            <wp:effectExtent l="19050" t="19050" r="11430" b="1714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A37BB4">
      <w:pPr>
        <w:pStyle w:val="StandardWeb"/>
      </w:pPr>
      <w:r>
        <w:t>Antworten:</w:t>
      </w:r>
    </w:p>
    <w:p w:rsidR="0053552C" w:rsidRDefault="00A37BB4" w:rsidP="00A37BB4">
      <w:pPr>
        <w:pStyle w:val="StandardWeb"/>
        <w:rPr>
          <w:ins w:id="275" w:author="Stephan Hahnel" w:date="2018-01-05T13:31:00Z"/>
        </w:rPr>
      </w:pPr>
      <w:r>
        <w:t xml:space="preserve">methode1 -&gt; delegate5 </w:t>
      </w:r>
    </w:p>
    <w:p w:rsidR="0053552C" w:rsidRDefault="00A37BB4" w:rsidP="00A37BB4">
      <w:pPr>
        <w:pStyle w:val="StandardWeb"/>
        <w:rPr>
          <w:ins w:id="276" w:author="Stephan Hahnel" w:date="2018-01-05T13:31:00Z"/>
        </w:rPr>
      </w:pPr>
      <w:r>
        <w:t xml:space="preserve">methode2 -&gt; delegate3 </w:t>
      </w:r>
    </w:p>
    <w:p w:rsidR="0053552C" w:rsidRDefault="00A37BB4" w:rsidP="00A37BB4">
      <w:pPr>
        <w:pStyle w:val="StandardWeb"/>
        <w:rPr>
          <w:ins w:id="277" w:author="Stephan Hahnel" w:date="2018-01-05T13:31:00Z"/>
        </w:rPr>
      </w:pPr>
      <w:r>
        <w:t xml:space="preserve">methode3 -&gt; delegate2 </w:t>
      </w:r>
    </w:p>
    <w:p w:rsidR="0053552C" w:rsidRDefault="00A37BB4" w:rsidP="00A37BB4">
      <w:pPr>
        <w:pStyle w:val="StandardWeb"/>
        <w:rPr>
          <w:ins w:id="278" w:author="Stephan Hahnel" w:date="2018-01-05T13:32:00Z"/>
        </w:rPr>
      </w:pPr>
      <w:r>
        <w:t xml:space="preserve">methode4 -&gt; delegate1 </w:t>
      </w:r>
    </w:p>
    <w:p w:rsidR="00A37BB4" w:rsidRDefault="00A37BB4" w:rsidP="00A37BB4">
      <w:pPr>
        <w:pStyle w:val="StandardWeb"/>
      </w:pPr>
      <w:r>
        <w:t>methode5 -&gt; delegate4</w:t>
      </w:r>
    </w:p>
    <w:p w:rsidR="00A37BB4" w:rsidRPr="006D6252" w:rsidRDefault="00A37BB4" w:rsidP="00A37BB4">
      <w:pPr>
        <w:pStyle w:val="Fakten"/>
      </w:pPr>
    </w:p>
    <w:p w:rsidR="00A37BB4" w:rsidRDefault="00A37BB4" w:rsidP="00A37BB4"/>
    <w:p w:rsidR="00A37BB4" w:rsidRDefault="00A37BB4">
      <w:pPr>
        <w:sectPr w:rsidR="00A37BB4" w:rsidSect="00F52F54">
          <w:headerReference w:type="even" r:id="rId128"/>
          <w:headerReference w:type="default" r:id="rId129"/>
          <w:footerReference w:type="even" r:id="rId130"/>
          <w:footerReference w:type="default" r:id="rId131"/>
          <w:headerReference w:type="first" r:id="rId132"/>
          <w:footerReference w:type="first" r:id="rId133"/>
          <w:pgSz w:w="11906" w:h="16838"/>
          <w:pgMar w:top="1417" w:right="1417" w:bottom="1134" w:left="1417" w:header="426" w:footer="708" w:gutter="0"/>
          <w:cols w:space="708"/>
          <w:docGrid w:linePitch="360"/>
        </w:sectPr>
      </w:pPr>
    </w:p>
    <w:p w:rsidR="00A37BB4" w:rsidRPr="006D6252" w:rsidRDefault="00A37BB4" w:rsidP="00A37BB4">
      <w:pPr>
        <w:pStyle w:val="berschrift1"/>
      </w:pPr>
      <w:bookmarkStart w:id="279" w:name="_Toc502761954"/>
      <w:r>
        <w:lastRenderedPageBreak/>
        <w:t>Fehlerbehandlung</w:t>
      </w:r>
      <w:bookmarkEnd w:id="279"/>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8CEEDCF" wp14:editId="1DCE151B">
            <wp:extent cx="5760720" cy="3240405"/>
            <wp:effectExtent l="19050" t="19050" r="11430" b="1714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80" w:name="_Toc502761955"/>
      <w:proofErr w:type="spellStart"/>
      <w:r>
        <w:lastRenderedPageBreak/>
        <w:t>Exception</w:t>
      </w:r>
      <w:proofErr w:type="spellEnd"/>
      <w:r>
        <w:t>-Handling</w:t>
      </w:r>
      <w:bookmarkEnd w:id="280"/>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A3925E8" wp14:editId="1C3DB35C">
            <wp:extent cx="5760720" cy="3240405"/>
            <wp:effectExtent l="19050" t="19050" r="11430" b="1714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0E748C">
      <w:pPr>
        <w:pStyle w:val="StandardWeb"/>
        <w:spacing w:after="0" w:afterAutospacing="0"/>
        <w:jc w:val="both"/>
      </w:pPr>
      <w:proofErr w:type="spellStart"/>
      <w:r>
        <w:t>Exception</w:t>
      </w:r>
      <w:proofErr w:type="spellEnd"/>
      <w:r>
        <w:t>-Handling ist eine Möglichkeit fehlerhafte Benutzereingaben, falsche Übergabeparameter und andere Laufzeitfehler abzufangen und zu bearbeiten. Dazu werden sogenannte TRY-CATCH-Blöcke verwendet.</w:t>
      </w:r>
    </w:p>
    <w:p w:rsidR="000E748C" w:rsidRDefault="00A37BB4" w:rsidP="000E748C">
      <w:pPr>
        <w:pStyle w:val="StandardWeb"/>
        <w:spacing w:before="0" w:beforeAutospacing="0" w:after="0" w:afterAutospacing="0"/>
        <w:jc w:val="both"/>
      </w:pPr>
      <w:r>
        <w:t>In den TRY-Block werden jene Anweisungen geschrieben, welche möglicherweise einen Fehler produzieren können. Würde so ein Fehler außerhalb eines TRY-Blocks auftreten, wird die Ausführung des Programms beendet, was in einem umgangssprachlichen Absturz des Programms endet.</w:t>
      </w:r>
      <w:r w:rsidR="00FE610C">
        <w:t xml:space="preserve"> </w:t>
      </w:r>
    </w:p>
    <w:p w:rsidR="000E748C" w:rsidRDefault="00A37BB4" w:rsidP="000E748C">
      <w:pPr>
        <w:pStyle w:val="StandardWeb"/>
        <w:spacing w:before="0" w:beforeAutospacing="0" w:after="0" w:afterAutospacing="0"/>
        <w:jc w:val="both"/>
      </w:pPr>
      <w:r>
        <w:t xml:space="preserve">Wenn im TRY-Block ein Fehler auftritt (man spricht von einer geworfenen </w:t>
      </w:r>
      <w:proofErr w:type="spellStart"/>
      <w:r>
        <w:t>Exception</w:t>
      </w:r>
      <w:proofErr w:type="spellEnd"/>
      <w:r>
        <w:t xml:space="preserve">), springt die Programmausführung in den ersten CATCH-Block, der in seiner Signatur eine derartige </w:t>
      </w:r>
      <w:proofErr w:type="spellStart"/>
      <w:r>
        <w:t>Exception</w:t>
      </w:r>
      <w:proofErr w:type="spellEnd"/>
      <w:r>
        <w:t xml:space="preserve"> definiert und führt den Code aus, welcher in diesem Block steht. Dabei ist die Reihenfolge der CATCH-Blöcke wichtig: Es wird der erste CATCH-Block ausgeführt, der zum Fehler passt, d.h. wenn das geworfene </w:t>
      </w:r>
      <w:proofErr w:type="spellStart"/>
      <w:r>
        <w:t>Exception</w:t>
      </w:r>
      <w:proofErr w:type="spellEnd"/>
      <w:r>
        <w:t xml:space="preserve">-Objekt vom gleichen Typ ist wie der erwartete Parameter bzw. eine Ableitung davon. Der letzte CATCH-Block im obigen Beispiel wird in jedem Fall ausgeführt, da jedes geworfene </w:t>
      </w:r>
      <w:proofErr w:type="spellStart"/>
      <w:r>
        <w:t>Exception</w:t>
      </w:r>
      <w:proofErr w:type="spellEnd"/>
      <w:r>
        <w:t xml:space="preserve">-Objekt von der Klasse </w:t>
      </w:r>
      <w:proofErr w:type="spellStart"/>
      <w:r>
        <w:t>Exception</w:t>
      </w:r>
      <w:proofErr w:type="spellEnd"/>
      <w:r>
        <w:t xml:space="preserve"> abgeleitet ist.</w:t>
      </w:r>
      <w:r w:rsidR="000E748C">
        <w:t xml:space="preserve"> </w:t>
      </w:r>
    </w:p>
    <w:p w:rsidR="00A37BB4" w:rsidRDefault="00A37BB4" w:rsidP="000E748C">
      <w:pPr>
        <w:pStyle w:val="StandardWeb"/>
        <w:spacing w:before="0" w:beforeAutospacing="0" w:after="0" w:afterAutospacing="0"/>
        <w:jc w:val="both"/>
      </w:pPr>
      <w:r>
        <w:t>Der optionale FINALLY-Block wird in jedem Fall ausgeführt, selbst wenn innerhalb eines Blockes mittels ‚</w:t>
      </w:r>
      <w:proofErr w:type="spellStart"/>
      <w:r>
        <w:t>return</w:t>
      </w:r>
      <w:proofErr w:type="spellEnd"/>
      <w:r>
        <w:t>‘ die Methode abgebrochen wird, weshalb innerhalb dieses Blocks Anweisungen stehen sollten, die in jedem Fall ausgeführt werden sollen.</w:t>
      </w:r>
    </w:p>
    <w:p w:rsidR="00A37BB4" w:rsidRDefault="00A37BB4" w:rsidP="000E748C">
      <w:pPr>
        <w:pStyle w:val="StandardWeb"/>
        <w:spacing w:before="0" w:beforeAutospacing="0"/>
        <w:jc w:val="both"/>
      </w:pPr>
      <w:r>
        <w:t>Nach Ausführung des Codes (entweder nach der fehlerfreie</w:t>
      </w:r>
      <w:ins w:id="281" w:author="Stephan Hahnel" w:date="2018-01-05T13:38:00Z">
        <w:r w:rsidR="000E748C">
          <w:t>n</w:t>
        </w:r>
      </w:ins>
      <w:r>
        <w:t xml:space="preserve"> Ausführung des TRY-Blocks oder der Ausführung eines CATCH-Blocks und eventuell der Ausführung eines FINALLY-Blocks) wird der ‚normale‘ Code unter dem TRY-CATCH-Block weiter ausgeführt.</w:t>
      </w:r>
      <w:r>
        <w:br w:type="page"/>
      </w:r>
    </w:p>
    <w:p w:rsidR="00A37BB4" w:rsidRPr="006D6252" w:rsidRDefault="00A37BB4" w:rsidP="00A37BB4">
      <w:pPr>
        <w:pStyle w:val="berschrift1"/>
      </w:pPr>
      <w:bookmarkStart w:id="282" w:name="_Toc502761956"/>
      <w:r>
        <w:lastRenderedPageBreak/>
        <w:t xml:space="preserve">Eigene </w:t>
      </w:r>
      <w:proofErr w:type="spellStart"/>
      <w:r>
        <w:t>Exception</w:t>
      </w:r>
      <w:proofErr w:type="spellEnd"/>
      <w:r>
        <w:t>-Klasse mit Fehlermeldung</w:t>
      </w:r>
      <w:bookmarkEnd w:id="282"/>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BA04D80" wp14:editId="0899CDF0">
            <wp:extent cx="5760720" cy="3240405"/>
            <wp:effectExtent l="19050" t="19050" r="11430" b="1714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Neben den vordefinierten </w:t>
      </w:r>
      <w:proofErr w:type="spellStart"/>
      <w:r>
        <w:t>Exceptions</w:t>
      </w:r>
      <w:proofErr w:type="spellEnd"/>
      <w:r>
        <w:t xml:space="preserve"> können auch eigene </w:t>
      </w:r>
      <w:proofErr w:type="spellStart"/>
      <w:r>
        <w:t>Exception</w:t>
      </w:r>
      <w:proofErr w:type="spellEnd"/>
      <w:r>
        <w:t>-Klassen geschrieben werden. Diese müssen von der Klasse ‚</w:t>
      </w:r>
      <w:proofErr w:type="spellStart"/>
      <w:r>
        <w:t>Exception</w:t>
      </w:r>
      <w:proofErr w:type="spellEnd"/>
      <w:r>
        <w:t>‘ erben.</w:t>
      </w:r>
    </w:p>
    <w:p w:rsidR="00A37BB4" w:rsidRDefault="00A37BB4" w:rsidP="00583AF6">
      <w:pPr>
        <w:pStyle w:val="StandardWeb"/>
        <w:jc w:val="both"/>
      </w:pPr>
      <w:r>
        <w:t xml:space="preserve">Das manuelle Werfen von </w:t>
      </w:r>
      <w:proofErr w:type="spellStart"/>
      <w:r>
        <w:t>Exceptions</w:t>
      </w:r>
      <w:proofErr w:type="spellEnd"/>
      <w:r>
        <w:t xml:space="preserve"> erfolgt über das Stichwort ‚</w:t>
      </w:r>
      <w:proofErr w:type="spellStart"/>
      <w:r>
        <w:t>throw</w:t>
      </w:r>
      <w:proofErr w:type="spellEnd"/>
      <w:r>
        <w:t xml:space="preserve">‘, wobei auch diese </w:t>
      </w:r>
      <w:proofErr w:type="spellStart"/>
      <w:r>
        <w:t>Exceptions</w:t>
      </w:r>
      <w:proofErr w:type="spellEnd"/>
      <w:r>
        <w:t xml:space="preserve"> von einem TRY-CATCH-Block abgefangen werden müssen.</w:t>
      </w:r>
    </w:p>
    <w:p w:rsidR="00A37BB4" w:rsidRDefault="00A37BB4" w:rsidP="00583AF6">
      <w:pPr>
        <w:pStyle w:val="StandardWeb"/>
        <w:jc w:val="both"/>
      </w:pPr>
      <w:r>
        <w:t>Mittels ‚</w:t>
      </w:r>
      <w:proofErr w:type="spellStart"/>
      <w:r>
        <w:t>throw</w:t>
      </w:r>
      <w:proofErr w:type="spellEnd"/>
      <w:r>
        <w:t xml:space="preserve">‘ können abgefangene Fehler in einem CATCH-Block „weitergeworfen“ werden, d.h. die </w:t>
      </w:r>
      <w:proofErr w:type="spellStart"/>
      <w:r>
        <w:t>Exception</w:t>
      </w:r>
      <w:proofErr w:type="spellEnd"/>
      <w:r>
        <w:t xml:space="preserve"> wird auf eine höhere Befehlsebene (z.B. zum Aufrufer der aktuellen Methode) geworfen. Dort muss diese dann in einem weiteren TRY-CATCH-Block erneut abgefangen werden.</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83" w:name="_Toc502761957"/>
      <w:proofErr w:type="spellStart"/>
      <w:r>
        <w:lastRenderedPageBreak/>
        <w:t>UnitTests</w:t>
      </w:r>
      <w:proofErr w:type="spellEnd"/>
      <w:r>
        <w:t xml:space="preserve"> - </w:t>
      </w:r>
      <w:del w:id="284" w:author="Stephan Hahnel" w:date="2018-01-05T13:39:00Z">
        <w:r w:rsidDel="00163240">
          <w:delText xml:space="preserve"> </w:delText>
        </w:r>
      </w:del>
      <w:r>
        <w:t>Testprojekt anlegen</w:t>
      </w:r>
      <w:bookmarkEnd w:id="283"/>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7E7B5B3F" wp14:editId="478FED6A">
            <wp:extent cx="5760720" cy="3240405"/>
            <wp:effectExtent l="19050" t="19050" r="11430" b="1714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proofErr w:type="spellStart"/>
      <w:r>
        <w:t>UnitTests</w:t>
      </w:r>
      <w:proofErr w:type="spellEnd"/>
      <w:r>
        <w:t xml:space="preserve"> sind eine Möglichkeit einzelne Funktionen des Programmes auf ihre korrekte Funktionsweise hin zu überprüfen.</w:t>
      </w:r>
    </w:p>
    <w:p w:rsidR="00A37BB4" w:rsidRDefault="00A37BB4" w:rsidP="00583AF6">
      <w:pPr>
        <w:pStyle w:val="StandardWeb"/>
        <w:jc w:val="both"/>
      </w:pPr>
      <w:r>
        <w:t xml:space="preserve">Ein neues </w:t>
      </w:r>
      <w:proofErr w:type="spellStart"/>
      <w:r>
        <w:t>UnitTest</w:t>
      </w:r>
      <w:proofErr w:type="spellEnd"/>
      <w:r>
        <w:t>-Projekt wird ebenso wie jedes andere Projekt der Projektmappe hinzugefügt.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85" w:name="_Toc502761958"/>
      <w:proofErr w:type="spellStart"/>
      <w:r>
        <w:lastRenderedPageBreak/>
        <w:t>UnitTests</w:t>
      </w:r>
      <w:proofErr w:type="spellEnd"/>
      <w:r>
        <w:t xml:space="preserve"> – </w:t>
      </w:r>
      <w:proofErr w:type="spellStart"/>
      <w:r>
        <w:t>NuGet</w:t>
      </w:r>
      <w:proofErr w:type="spellEnd"/>
      <w:r>
        <w:t xml:space="preserve"> Pa</w:t>
      </w:r>
      <w:del w:id="286" w:author="Stephan Hahnel" w:date="2018-01-05T13:40:00Z">
        <w:r w:rsidDel="00163240">
          <w:delText>c</w:delText>
        </w:r>
      </w:del>
      <w:r>
        <w:t>kete installieren</w:t>
      </w:r>
      <w:bookmarkEnd w:id="285"/>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4891741" wp14:editId="4050F586">
            <wp:extent cx="5760720" cy="3240405"/>
            <wp:effectExtent l="19050" t="19050" r="11430" b="1714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163240" w:rsidRDefault="00A37BB4" w:rsidP="00583AF6">
      <w:pPr>
        <w:pStyle w:val="StandardWeb"/>
        <w:jc w:val="both"/>
        <w:rPr>
          <w:ins w:id="287" w:author="Stephan Hahnel" w:date="2018-01-05T13:41:00Z"/>
        </w:rPr>
      </w:pPr>
      <w:r>
        <w:t xml:space="preserve">Damit die </w:t>
      </w:r>
      <w:proofErr w:type="spellStart"/>
      <w:r>
        <w:t>UnitTests</w:t>
      </w:r>
      <w:proofErr w:type="spellEnd"/>
      <w:r>
        <w:t xml:space="preserve"> funktionieren</w:t>
      </w:r>
      <w:ins w:id="288" w:author="Stephan Hahnel" w:date="2018-01-05T13:41:00Z">
        <w:r w:rsidR="00163240">
          <w:t>,</w:t>
        </w:r>
      </w:ins>
      <w:r>
        <w:t xml:space="preserve"> müssen über die </w:t>
      </w:r>
      <w:proofErr w:type="spellStart"/>
      <w:r>
        <w:t>NuGet-Paketeverwaltung</w:t>
      </w:r>
      <w:proofErr w:type="spellEnd"/>
      <w:r>
        <w:t xml:space="preserve"> des </w:t>
      </w:r>
      <w:proofErr w:type="spellStart"/>
      <w:r>
        <w:t>UnitTest</w:t>
      </w:r>
      <w:proofErr w:type="spellEnd"/>
      <w:r>
        <w:t>-Projekts die Pakete ‚</w:t>
      </w:r>
      <w:proofErr w:type="spellStart"/>
      <w:r>
        <w:t>MSTest.TestFramework</w:t>
      </w:r>
      <w:proofErr w:type="spellEnd"/>
      <w:r>
        <w:t>‘ und ‚</w:t>
      </w:r>
      <w:proofErr w:type="spellStart"/>
      <w:r>
        <w:t>MSTest.TestAdapter</w:t>
      </w:r>
      <w:proofErr w:type="spellEnd"/>
      <w:r>
        <w:t xml:space="preserve">‘ installiert werden. </w:t>
      </w:r>
    </w:p>
    <w:p w:rsidR="00A37BB4" w:rsidRDefault="00A37BB4" w:rsidP="00583AF6">
      <w:pPr>
        <w:pStyle w:val="StandardWeb"/>
        <w:jc w:val="both"/>
      </w:pPr>
      <w:r>
        <w:t xml:space="preserve">Zudem muss den Referenzen des </w:t>
      </w:r>
      <w:proofErr w:type="spellStart"/>
      <w:r>
        <w:t>UnitTest</w:t>
      </w:r>
      <w:proofErr w:type="spellEnd"/>
      <w:r>
        <w:t>-Projekts noch das zu testende Projekt hinzugefügt werden.</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89" w:name="_Toc502761959"/>
      <w:proofErr w:type="spellStart"/>
      <w:r>
        <w:lastRenderedPageBreak/>
        <w:t>UnitTests</w:t>
      </w:r>
      <w:proofErr w:type="spellEnd"/>
      <w:r>
        <w:t xml:space="preserve"> – Testklasse schreiben</w:t>
      </w:r>
      <w:bookmarkEnd w:id="289"/>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7B8A6C2D" wp14:editId="2A4D3E74">
            <wp:extent cx="5760720" cy="3240405"/>
            <wp:effectExtent l="19050" t="19050" r="11430" b="1714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163240" w:rsidRDefault="009A3525" w:rsidP="00583AF6">
      <w:pPr>
        <w:pStyle w:val="StandardWeb"/>
        <w:jc w:val="both"/>
        <w:rPr>
          <w:ins w:id="290" w:author="Stephan Hahnel" w:date="2018-01-05T13:43:00Z"/>
        </w:rPr>
      </w:pPr>
      <w:ins w:id="291" w:author="Stephan Hahnel" w:date="2018-01-05T15:05:00Z">
        <w:r>
          <w:rPr>
            <w:rFonts w:ascii="Arial" w:hAnsi="Arial" w:cs="Arial"/>
            <w:noProof/>
            <w:color w:val="0000FF"/>
            <w:sz w:val="27"/>
            <w:szCs w:val="27"/>
          </w:rPr>
          <w:drawing>
            <wp:anchor distT="0" distB="0" distL="114300" distR="114300" simplePos="0" relativeHeight="251662336" behindDoc="0" locked="0" layoutInCell="1" allowOverlap="1" wp14:anchorId="175BCFB2" wp14:editId="383BAFFD">
              <wp:simplePos x="0" y="0"/>
              <wp:positionH relativeFrom="margin">
                <wp:align>left</wp:align>
              </wp:positionH>
              <wp:positionV relativeFrom="paragraph">
                <wp:posOffset>842645</wp:posOffset>
              </wp:positionV>
              <wp:extent cx="502920" cy="502920"/>
              <wp:effectExtent l="0" t="0" r="0" b="0"/>
              <wp:wrapSquare wrapText="bothSides"/>
              <wp:docPr id="101" name="Grafik 101" descr="Bildergebnis für icon warn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icon warning">
                        <a:hlinkClick r:id="rId37" tgtFrame="&quot;_blank&quot;"/>
                      </pic:cNvPr>
                      <pic:cNvPicPr>
                        <a:picLocks noChangeAspect="1" noChangeArrowheads="1"/>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A37BB4">
        <w:t xml:space="preserve">Innerhalb der </w:t>
      </w:r>
      <w:proofErr w:type="spellStart"/>
      <w:r w:rsidR="00A37BB4">
        <w:t>TestMethod</w:t>
      </w:r>
      <w:proofErr w:type="spellEnd"/>
      <w:r w:rsidR="00A37BB4">
        <w:t xml:space="preserve">() kann nun auf die Funktionen des zu testenden Projekts zugegriffen werden. Mittels der für </w:t>
      </w:r>
      <w:proofErr w:type="spellStart"/>
      <w:r w:rsidR="00A37BB4">
        <w:t>UnitTests</w:t>
      </w:r>
      <w:proofErr w:type="spellEnd"/>
      <w:r w:rsidR="00A37BB4">
        <w:t xml:space="preserve"> zur Verfügung gestellten Testklasse ‚</w:t>
      </w:r>
      <w:proofErr w:type="spellStart"/>
      <w:r w:rsidR="00A37BB4">
        <w:t>Assert</w:t>
      </w:r>
      <w:proofErr w:type="spellEnd"/>
      <w:r w:rsidR="00A37BB4">
        <w:t xml:space="preserve">‘ und deren Methoden können nun Laufzeitwerte des zu testenden Projekts überprüft und verglichen werden. </w:t>
      </w:r>
    </w:p>
    <w:p w:rsidR="00A37BB4" w:rsidRDefault="00163240" w:rsidP="00583AF6">
      <w:pPr>
        <w:pStyle w:val="StandardWeb"/>
        <w:jc w:val="both"/>
      </w:pPr>
      <w:ins w:id="292" w:author="Stephan Hahnel" w:date="2018-01-05T13:43:00Z">
        <w:r>
          <w:t xml:space="preserve">ACHTUNG (ICON!) </w:t>
        </w:r>
      </w:ins>
      <w:r w:rsidR="00A37BB4">
        <w:t xml:space="preserve">Dabei ist zu beachten, dass der </w:t>
      </w:r>
      <w:proofErr w:type="spellStart"/>
      <w:r w:rsidR="00A37BB4">
        <w:t>UnitTest</w:t>
      </w:r>
      <w:proofErr w:type="spellEnd"/>
      <w:r w:rsidR="00A37BB4">
        <w:t xml:space="preserve"> als neues Projekt nur auf als ‚</w:t>
      </w:r>
      <w:proofErr w:type="spellStart"/>
      <w:r w:rsidR="00A37BB4">
        <w:t>puplic</w:t>
      </w:r>
      <w:proofErr w:type="spellEnd"/>
      <w:r w:rsidR="00A37BB4">
        <w:t>‘ markierte Elemente zugreifen kann.</w:t>
      </w:r>
    </w:p>
    <w:p w:rsidR="00A37BB4" w:rsidRDefault="00A37BB4" w:rsidP="00583AF6">
      <w:pPr>
        <w:pStyle w:val="StandardWeb"/>
        <w:jc w:val="both"/>
      </w:pPr>
      <w:r>
        <w:t>Den Test kann man nun über den Menüpunkt ‚Test‘ von VisualStudio starten.</w:t>
      </w:r>
    </w:p>
    <w:p w:rsidR="00A37BB4" w:rsidRDefault="00A37BB4" w:rsidP="00583AF6">
      <w:pPr>
        <w:pStyle w:val="StandardWeb"/>
        <w:jc w:val="both"/>
      </w:pPr>
      <w:r>
        <w:t>Auf folgende zusätzliche Einschränkungen sollte man ebenfalls achten: Nur mit [</w:t>
      </w:r>
      <w:proofErr w:type="spellStart"/>
      <w:r>
        <w:t>TestClass</w:t>
      </w:r>
      <w:proofErr w:type="spellEnd"/>
      <w:r>
        <w:t>] und [</w:t>
      </w:r>
      <w:proofErr w:type="spellStart"/>
      <w:r>
        <w:t>TestMethod</w:t>
      </w:r>
      <w:proofErr w:type="spellEnd"/>
      <w:r>
        <w:t xml:space="preserve">] annotierte Klassen und Methoden werden als Test ausgeführt. Hilfsmethoden bzw. Hilfsklassen innerhalb des </w:t>
      </w:r>
      <w:proofErr w:type="spellStart"/>
      <w:r>
        <w:t>UnitTest</w:t>
      </w:r>
      <w:proofErr w:type="spellEnd"/>
      <w:r>
        <w:t>-Projekts, welche nur bei der Erstellung verschiedenen Test-Szenarien genutzt werden, sollten nicht annotiert werden. Zudem muss jede Test-Methode mindestens einen ‚</w:t>
      </w:r>
      <w:proofErr w:type="spellStart"/>
      <w:r>
        <w:t>Assert</w:t>
      </w:r>
      <w:proofErr w:type="spellEnd"/>
      <w:r>
        <w:t>‘-Befehl beinhalten.</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293" w:name="_Toc502761960"/>
      <w:r>
        <w:lastRenderedPageBreak/>
        <w:t>Fragen</w:t>
      </w:r>
      <w:bookmarkEnd w:id="293"/>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707F5099" wp14:editId="523D4C7D">
            <wp:extent cx="5760720" cy="3240405"/>
            <wp:effectExtent l="19050" t="19050" r="11430" b="1714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Antworten:</w:t>
      </w:r>
    </w:p>
    <w:p w:rsidR="00A37BB4" w:rsidRDefault="00A37BB4" w:rsidP="00583AF6">
      <w:pPr>
        <w:pStyle w:val="StandardWeb"/>
        <w:jc w:val="both"/>
      </w:pPr>
      <w:r>
        <w:t>Der FINALLY-Block wird unabhängig von den Befehlen, welche im TRY- bzw. CATCH-Block ausgeführt werden, immer ausgeführt. D.h. hier sollten Befehle notiert werden, auf deren Ausführung unter keinen Umständen verzichtet werden kann (z.B. das Schließen von Ressourcen-Streams (vgl. Modul 10).</w:t>
      </w:r>
    </w:p>
    <w:p w:rsidR="00A37BB4" w:rsidRDefault="00A37BB4" w:rsidP="00583AF6">
      <w:pPr>
        <w:pStyle w:val="StandardWeb"/>
        <w:jc w:val="both"/>
      </w:pPr>
      <w:r>
        <w:t>Wenn der ‚</w:t>
      </w:r>
      <w:proofErr w:type="spellStart"/>
      <w:r>
        <w:t>throw</w:t>
      </w:r>
      <w:proofErr w:type="spellEnd"/>
      <w:r>
        <w:t xml:space="preserve">‘-Befehl innerhalb eines CATCH-Blocks verwendet wird, wird die </w:t>
      </w:r>
      <w:proofErr w:type="spellStart"/>
      <w:r>
        <w:t>Exception</w:t>
      </w:r>
      <w:proofErr w:type="spellEnd"/>
      <w:r>
        <w:t xml:space="preserve"> auf die nächsthöhere Programmebene geworfen, wo sie erneut abgefangen werden muss.</w:t>
      </w:r>
    </w:p>
    <w:p w:rsidR="00A37BB4" w:rsidRPr="006D6252" w:rsidRDefault="00A37BB4" w:rsidP="00A37BB4">
      <w:pPr>
        <w:pStyle w:val="Fakten"/>
      </w:pPr>
    </w:p>
    <w:p w:rsidR="00A37BB4" w:rsidRDefault="00A37BB4" w:rsidP="00A37BB4"/>
    <w:p w:rsidR="00A37BB4" w:rsidRDefault="00A37BB4">
      <w:pPr>
        <w:sectPr w:rsidR="00A37BB4" w:rsidSect="00F52F54">
          <w:headerReference w:type="even" r:id="rId141"/>
          <w:headerReference w:type="default" r:id="rId142"/>
          <w:footerReference w:type="even" r:id="rId143"/>
          <w:footerReference w:type="default" r:id="rId144"/>
          <w:headerReference w:type="first" r:id="rId145"/>
          <w:footerReference w:type="first" r:id="rId146"/>
          <w:pgSz w:w="11906" w:h="16838"/>
          <w:pgMar w:top="1417" w:right="1417" w:bottom="1134" w:left="1417" w:header="426" w:footer="708" w:gutter="0"/>
          <w:cols w:space="708"/>
          <w:docGrid w:linePitch="360"/>
        </w:sectPr>
      </w:pPr>
    </w:p>
    <w:p w:rsidR="00A37BB4" w:rsidRPr="006D6252" w:rsidRDefault="00A37BB4" w:rsidP="00A37BB4">
      <w:pPr>
        <w:pStyle w:val="berschrift1"/>
      </w:pPr>
      <w:bookmarkStart w:id="294" w:name="_Toc502761961"/>
      <w:r>
        <w:lastRenderedPageBreak/>
        <w:t>Dateien schreiben/lesen</w:t>
      </w:r>
      <w:bookmarkEnd w:id="294"/>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4B41AA9" wp14:editId="79161CD0">
            <wp:extent cx="5760720" cy="3240405"/>
            <wp:effectExtent l="19050" t="19050" r="11430" b="1714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Auf externe Ressourcen wird über sogenannte Streams zugegriffen.</w:t>
      </w:r>
    </w:p>
    <w:p w:rsidR="00A37BB4" w:rsidRDefault="00A37BB4" w:rsidP="00583AF6">
      <w:pPr>
        <w:pStyle w:val="StandardWeb"/>
        <w:jc w:val="both"/>
      </w:pPr>
      <w:r>
        <w:t>Für den Lese-/Schreibzugriff auf Dateien, welche z.B. auf der Festplatte liegen, kann man die Klassen ‚</w:t>
      </w:r>
      <w:proofErr w:type="spellStart"/>
      <w:r>
        <w:t>St</w:t>
      </w:r>
      <w:ins w:id="295" w:author="Stephan Hahnel" w:date="2018-01-05T13:52:00Z">
        <w:r w:rsidR="003633ED">
          <w:t>r</w:t>
        </w:r>
      </w:ins>
      <w:r>
        <w:t>eamReader</w:t>
      </w:r>
      <w:proofErr w:type="spellEnd"/>
      <w:r>
        <w:t>‘ bzw. ‚</w:t>
      </w:r>
      <w:proofErr w:type="spellStart"/>
      <w:r>
        <w:t>StreamWriter</w:t>
      </w:r>
      <w:proofErr w:type="spellEnd"/>
      <w:r>
        <w:t xml:space="preserve">‘ verwenden. Bei deren Initialisierung wird der Ort als String angegeben, an welchem sich die zu lesende/beschreibende Datei befindet. </w:t>
      </w:r>
      <w:del w:id="296" w:author="Stephan Hahnel" w:date="2018-01-05T13:54:00Z">
        <w:r w:rsidDel="003633ED">
          <w:delText xml:space="preserve">Dabei </w:delText>
        </w:r>
      </w:del>
      <w:ins w:id="297" w:author="Stephan Hahnel" w:date="2018-01-05T13:54:00Z">
        <w:r w:rsidR="003633ED">
          <w:t xml:space="preserve">Dies </w:t>
        </w:r>
      </w:ins>
      <w:r>
        <w:t>kann ein relativer Pfad, ausgehend vom Speicherort des Programms</w:t>
      </w:r>
      <w:del w:id="298" w:author="Stephan Hahnel" w:date="2018-01-05T13:54:00Z">
        <w:r w:rsidDel="003633ED">
          <w:delText>,</w:delText>
        </w:r>
      </w:del>
      <w:r>
        <w:t xml:space="preserve"> </w:t>
      </w:r>
      <w:del w:id="299" w:author="Stephan Hahnel" w:date="2018-01-05T13:54:00Z">
        <w:r w:rsidDel="003633ED">
          <w:delText xml:space="preserve">sein </w:delText>
        </w:r>
      </w:del>
      <w:r>
        <w:t>oder ein absoluter Pfad auf dem System</w:t>
      </w:r>
      <w:ins w:id="300" w:author="Stephan Hahnel" w:date="2018-01-05T13:54:00Z">
        <w:r w:rsidR="003633ED" w:rsidRPr="003633ED">
          <w:t xml:space="preserve"> </w:t>
        </w:r>
        <w:r w:rsidR="003633ED">
          <w:t>sein</w:t>
        </w:r>
      </w:ins>
      <w:r>
        <w:t>.</w:t>
      </w:r>
    </w:p>
    <w:p w:rsidR="00A37BB4" w:rsidRDefault="00A37BB4" w:rsidP="00583AF6">
      <w:pPr>
        <w:pStyle w:val="StandardWeb"/>
        <w:jc w:val="both"/>
      </w:pPr>
      <w:r>
        <w:t xml:space="preserve">Unter anderem mittels der Methoden </w:t>
      </w:r>
      <w:proofErr w:type="spellStart"/>
      <w:r>
        <w:t>WriteLine</w:t>
      </w:r>
      <w:proofErr w:type="spellEnd"/>
      <w:r>
        <w:t xml:space="preserve">() des </w:t>
      </w:r>
      <w:proofErr w:type="spellStart"/>
      <w:r>
        <w:t>StreamWriters</w:t>
      </w:r>
      <w:proofErr w:type="spellEnd"/>
      <w:r>
        <w:t xml:space="preserve"> und </w:t>
      </w:r>
      <w:proofErr w:type="spellStart"/>
      <w:r>
        <w:t>ReadLine</w:t>
      </w:r>
      <w:proofErr w:type="spellEnd"/>
      <w:r>
        <w:t xml:space="preserve">() des </w:t>
      </w:r>
      <w:proofErr w:type="spellStart"/>
      <w:r>
        <w:t>StreamReaders</w:t>
      </w:r>
      <w:proofErr w:type="spellEnd"/>
      <w:r>
        <w:t xml:space="preserve"> können nun Zeilen in die Datei geschrieben bzw. aus der Datei gelesen werden.</w:t>
      </w:r>
    </w:p>
    <w:p w:rsidR="00A37BB4" w:rsidRDefault="009A3525" w:rsidP="00583AF6">
      <w:pPr>
        <w:pStyle w:val="StandardWeb"/>
        <w:jc w:val="both"/>
      </w:pPr>
      <w:ins w:id="301" w:author="Stephan Hahnel" w:date="2018-01-05T15:05:00Z">
        <w:r>
          <w:rPr>
            <w:rFonts w:ascii="Arial" w:hAnsi="Arial" w:cs="Arial"/>
            <w:noProof/>
            <w:color w:val="0000FF"/>
            <w:sz w:val="27"/>
            <w:szCs w:val="27"/>
          </w:rPr>
          <w:drawing>
            <wp:anchor distT="0" distB="0" distL="114300" distR="114300" simplePos="0" relativeHeight="251660288" behindDoc="0" locked="0" layoutInCell="1" allowOverlap="1" wp14:anchorId="175BCFB2" wp14:editId="383BAFFD">
              <wp:simplePos x="0" y="0"/>
              <wp:positionH relativeFrom="margin">
                <wp:align>left</wp:align>
              </wp:positionH>
              <wp:positionV relativeFrom="paragraph">
                <wp:posOffset>466725</wp:posOffset>
              </wp:positionV>
              <wp:extent cx="502920" cy="502920"/>
              <wp:effectExtent l="0" t="0" r="0" b="0"/>
              <wp:wrapSquare wrapText="bothSides"/>
              <wp:docPr id="100" name="Grafik 100" descr="Bildergebnis für icon warn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icon warning">
                        <a:hlinkClick r:id="rId37" tgtFrame="&quot;_blank&quot;"/>
                      </pic:cNvPr>
                      <pic:cNvPicPr>
                        <a:picLocks noChangeAspect="1" noChangeArrowheads="1"/>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A37BB4">
        <w:t>Nach dem Zugriff müssen die Stream in jedem Fall wieder geschlossen werden, da sonst der der Zugriff durch andere Programme auf die Datei nicht möglich ist.</w:t>
      </w:r>
    </w:p>
    <w:p w:rsidR="00A37BB4" w:rsidRDefault="003633ED" w:rsidP="00583AF6">
      <w:pPr>
        <w:pStyle w:val="StandardWeb"/>
        <w:jc w:val="both"/>
      </w:pPr>
      <w:ins w:id="302" w:author="Stephan Hahnel" w:date="2018-01-05T13:55:00Z">
        <w:r>
          <w:t xml:space="preserve">ACHTUNG (ICON!) </w:t>
        </w:r>
      </w:ins>
      <w:r w:rsidR="00A37BB4">
        <w:t>Bei den hier vorgestellten Klassen ist zu beachten, dass auf diese Weise nur Strings abgespeichert bzw. gelesen werden können</w:t>
      </w:r>
      <w:del w:id="303" w:author="Stephan Hahnel" w:date="2018-01-05T13:55:00Z">
        <w:r w:rsidR="00A37BB4" w:rsidDel="003633ED">
          <w:delText>.</w:delText>
        </w:r>
      </w:del>
      <w:ins w:id="304" w:author="Stephan Hahnel" w:date="2018-01-05T13:55:00Z">
        <w:r>
          <w:t>!</w:t>
        </w:r>
      </w:ins>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305" w:name="_Toc502761962"/>
      <w:r>
        <w:lastRenderedPageBreak/>
        <w:t>Dateidialog anzeigen</w:t>
      </w:r>
      <w:bookmarkEnd w:id="305"/>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24ACA47" wp14:editId="4C2FA710">
            <wp:extent cx="5760720" cy="3240405"/>
            <wp:effectExtent l="19050" t="19050" r="11430" b="1714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Um dem User eine komfortable Methode zum Laden / Speichern von Dateien zur Verfügung zu stellen, existieren die Klassen ‚</w:t>
      </w:r>
      <w:proofErr w:type="spellStart"/>
      <w:r>
        <w:t>SaveFileDialog</w:t>
      </w:r>
      <w:proofErr w:type="spellEnd"/>
      <w:r>
        <w:t>‘ und ‚</w:t>
      </w:r>
      <w:proofErr w:type="spellStart"/>
      <w:r>
        <w:t>OpenFileDialog</w:t>
      </w:r>
      <w:proofErr w:type="spellEnd"/>
      <w:r>
        <w:t xml:space="preserve">‘. Diese beinhalten die aus Windows-Programmen bekannten Dialoge zum </w:t>
      </w:r>
      <w:ins w:id="306" w:author="Stephan Hahnel" w:date="2018-01-05T13:55:00Z">
        <w:r w:rsidR="003633ED">
          <w:t>S</w:t>
        </w:r>
      </w:ins>
      <w:del w:id="307" w:author="Stephan Hahnel" w:date="2018-01-05T13:55:00Z">
        <w:r w:rsidDel="003633ED">
          <w:delText>s</w:delText>
        </w:r>
      </w:del>
      <w:r>
        <w:t>peichern bzw. laden.</w:t>
      </w:r>
    </w:p>
    <w:p w:rsidR="00A37BB4" w:rsidRDefault="00A37BB4" w:rsidP="00583AF6">
      <w:pPr>
        <w:pStyle w:val="StandardWeb"/>
        <w:jc w:val="both"/>
      </w:pPr>
      <w:r>
        <w:t>Die Dialogklassen bieten diverse Eigenschaften, durch welche sich zum Beispiel ein Standart-Dateiname (</w:t>
      </w:r>
      <w:proofErr w:type="spellStart"/>
      <w:r>
        <w:t>FileName</w:t>
      </w:r>
      <w:proofErr w:type="spellEnd"/>
      <w:r>
        <w:t>), ein Standart-Pfad (</w:t>
      </w:r>
      <w:proofErr w:type="spellStart"/>
      <w:r>
        <w:t>InitialDirectory</w:t>
      </w:r>
      <w:proofErr w:type="spellEnd"/>
      <w:r>
        <w:t xml:space="preserve">) oder der Dateityp-Filter (Filter) definieren lassen. Bei letzterem werden die einzelnen Beschreibungen und die Dateiendungen, getrennt durch ein </w:t>
      </w:r>
      <w:r w:rsidRPr="00370C87">
        <w:rPr>
          <w:highlight w:val="yellow"/>
          <w:rPrChange w:id="308" w:author="Stephan Hahnel" w:date="2018-01-05T14:03:00Z">
            <w:rPr/>
          </w:rPrChange>
        </w:rPr>
        <w:t>‚ | ‘</w:t>
      </w:r>
      <w:r>
        <w:t xml:space="preserve"> als String übergeben (vgl. obiges Beispiel).</w:t>
      </w:r>
    </w:p>
    <w:p w:rsidR="00A37BB4" w:rsidRDefault="00A37BB4" w:rsidP="00583AF6">
      <w:pPr>
        <w:pStyle w:val="StandardWeb"/>
        <w:jc w:val="both"/>
      </w:pPr>
      <w:r>
        <w:t xml:space="preserve">Mittels der Methode </w:t>
      </w:r>
      <w:proofErr w:type="spellStart"/>
      <w:r>
        <w:t>ShowDialog</w:t>
      </w:r>
      <w:proofErr w:type="spellEnd"/>
      <w:r>
        <w:t xml:space="preserve">() wird der Dialog dann aufgerufen. Diese Methode gibt ein Objekt vom </w:t>
      </w:r>
      <w:proofErr w:type="spellStart"/>
      <w:r>
        <w:t>Enumeratortyp</w:t>
      </w:r>
      <w:proofErr w:type="spellEnd"/>
      <w:r>
        <w:t xml:space="preserve"> </w:t>
      </w:r>
      <w:proofErr w:type="spellStart"/>
      <w:r>
        <w:t>DialogResult</w:t>
      </w:r>
      <w:proofErr w:type="spellEnd"/>
      <w:r>
        <w:t xml:space="preserve"> zurück, welcher Aufschluss über die Auswahl des Users gibt. Nach Aufruf des Dialogs befindet sich in der Eigenschaft </w:t>
      </w:r>
      <w:proofErr w:type="spellStart"/>
      <w:r>
        <w:t>FileName</w:t>
      </w:r>
      <w:proofErr w:type="spellEnd"/>
      <w:r>
        <w:t xml:space="preserve"> der Pfad, an welchem sich die zu lesende/schreibende Zieldatei befindet.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309" w:name="_Toc502761963"/>
      <w:r>
        <w:lastRenderedPageBreak/>
        <w:t>Objekte als JSON serialisieren</w:t>
      </w:r>
      <w:bookmarkEnd w:id="309"/>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5A27D740" wp14:editId="1A6913D9">
            <wp:extent cx="5760720" cy="3240405"/>
            <wp:effectExtent l="19050" t="19050" r="11430" b="1714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Mittels Serialisierung können auch komplexe Objekte gespeichert werden. Dazu werden diese vor dem Schreiben in eine speicherbare Form umgewandelt (serialisiert).</w:t>
      </w:r>
    </w:p>
    <w:p w:rsidR="00A37BB4" w:rsidRDefault="00A37BB4" w:rsidP="00583AF6">
      <w:pPr>
        <w:pStyle w:val="StandardWeb"/>
        <w:jc w:val="both"/>
      </w:pPr>
      <w:r>
        <w:t xml:space="preserve">Die hier vorgestellte JSON-Serialisierung wandelt Objekte in Strings um, welche dann mit den vorher beschriebenen Methoden abgespeichert werden können. Dazu muss per </w:t>
      </w:r>
      <w:proofErr w:type="spellStart"/>
      <w:r>
        <w:t>NuGet</w:t>
      </w:r>
      <w:proofErr w:type="spellEnd"/>
      <w:r>
        <w:t xml:space="preserve"> zunächst das ‚</w:t>
      </w:r>
      <w:proofErr w:type="spellStart"/>
      <w:r>
        <w:t>Newtonsoft.Json</w:t>
      </w:r>
      <w:proofErr w:type="spellEnd"/>
      <w:r>
        <w:t xml:space="preserve">‘-Paket installiert werden. Danach kann man per </w:t>
      </w:r>
      <w:proofErr w:type="spellStart"/>
      <w:r>
        <w:t>SerializeObject</w:t>
      </w:r>
      <w:proofErr w:type="spellEnd"/>
      <w:r>
        <w:t xml:space="preserve">()-Methode der </w:t>
      </w:r>
      <w:proofErr w:type="spellStart"/>
      <w:r>
        <w:t>JsonConvert</w:t>
      </w:r>
      <w:proofErr w:type="spellEnd"/>
      <w:r>
        <w:t>-Klasse ein komplexes Objekt in einen String umgewandelt werden.</w:t>
      </w:r>
    </w:p>
    <w:p w:rsidR="00F37650" w:rsidRDefault="00A37BB4" w:rsidP="00583AF6">
      <w:pPr>
        <w:pStyle w:val="StandardWeb"/>
        <w:jc w:val="both"/>
        <w:rPr>
          <w:ins w:id="310" w:author="Stephan Hahnel" w:date="2018-01-05T14:07:00Z"/>
        </w:rPr>
      </w:pPr>
      <w:r>
        <w:t xml:space="preserve">Umgekehrt kann durch die </w:t>
      </w:r>
      <w:proofErr w:type="spellStart"/>
      <w:r>
        <w:t>JsonConvert.DeserializeObject</w:t>
      </w:r>
      <w:proofErr w:type="spellEnd"/>
      <w:r>
        <w:t xml:space="preserve">&lt;&gt;()-Methode ein String zurückgewandelt werden. Allerdings muss hierzu in den spitzen Klammern der Methode der </w:t>
      </w:r>
      <w:proofErr w:type="spellStart"/>
      <w:r>
        <w:t>Zieltyp</w:t>
      </w:r>
      <w:proofErr w:type="spellEnd"/>
      <w:r>
        <w:t xml:space="preserve"> des Objekts angegeben werden. </w:t>
      </w:r>
    </w:p>
    <w:p w:rsidR="00A37BB4" w:rsidRDefault="009A3525" w:rsidP="00583AF6">
      <w:pPr>
        <w:pStyle w:val="StandardWeb"/>
        <w:jc w:val="both"/>
      </w:pPr>
      <w:ins w:id="311" w:author="Stephan Hahnel" w:date="2018-01-05T15:03:00Z">
        <w:r>
          <w:rPr>
            <w:rFonts w:ascii="Arial" w:hAnsi="Arial" w:cs="Arial"/>
            <w:noProof/>
            <w:color w:val="0000FF"/>
            <w:sz w:val="27"/>
            <w:szCs w:val="27"/>
          </w:rPr>
          <w:drawing>
            <wp:anchor distT="0" distB="0" distL="114300" distR="114300" simplePos="0" relativeHeight="251658240" behindDoc="0" locked="0" layoutInCell="1" allowOverlap="1">
              <wp:simplePos x="0" y="0"/>
              <wp:positionH relativeFrom="margin">
                <wp:posOffset>52359</wp:posOffset>
              </wp:positionH>
              <wp:positionV relativeFrom="paragraph">
                <wp:posOffset>105180</wp:posOffset>
              </wp:positionV>
              <wp:extent cx="502920" cy="502920"/>
              <wp:effectExtent l="0" t="0" r="0" b="0"/>
              <wp:wrapSquare wrapText="bothSides"/>
              <wp:docPr id="99" name="Grafik 99" descr="Bildergebnis für icon warn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icon warning">
                        <a:hlinkClick r:id="rId37" tgtFrame="&quot;_blank&quot;"/>
                      </pic:cNvPr>
                      <pic:cNvPicPr>
                        <a:picLocks noChangeAspect="1" noChangeArrowheads="1"/>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12" w:author="Stephan Hahnel" w:date="2018-01-05T14:07:00Z">
        <w:r w:rsidR="00F37650">
          <w:t xml:space="preserve">ACHTUNG (ICON!) </w:t>
        </w:r>
      </w:ins>
      <w:r w:rsidR="00A37BB4">
        <w:t xml:space="preserve">Zudem ist zu beachten, dass die </w:t>
      </w:r>
      <w:proofErr w:type="spellStart"/>
      <w:r w:rsidR="00A37BB4">
        <w:t>JsonConvert</w:t>
      </w:r>
      <w:proofErr w:type="spellEnd"/>
      <w:r w:rsidR="00A37BB4">
        <w:t xml:space="preserve">-Klasse nicht den Konstruktor der Klassen sondern die Eigenschaften verwendet. D.h., dass darauf geachtet werden muss, dass die </w:t>
      </w:r>
      <w:proofErr w:type="spellStart"/>
      <w:r w:rsidR="00A37BB4">
        <w:t>set-Zugriffsmodifier</w:t>
      </w:r>
      <w:proofErr w:type="spellEnd"/>
      <w:r w:rsidR="00A37BB4">
        <w:t xml:space="preserve"> der Eigenschaften zugänglich genug sind.</w:t>
      </w:r>
    </w:p>
    <w:p w:rsidR="00A37BB4" w:rsidRPr="006D6252" w:rsidRDefault="00A37BB4" w:rsidP="00A37BB4">
      <w:pPr>
        <w:pStyle w:val="Fakten"/>
      </w:pPr>
    </w:p>
    <w:p w:rsidR="00A37BB4" w:rsidRDefault="009A3525" w:rsidP="00A37BB4">
      <w:ins w:id="313" w:author="Stephan Hahnel" w:date="2018-01-05T15:00:00Z">
        <w:r w:rsidRPr="009A3525">
          <w:t xml:space="preserve"> </w:t>
        </w:r>
      </w:ins>
    </w:p>
    <w:p w:rsidR="00A37BB4" w:rsidRDefault="00A37BB4">
      <w:r>
        <w:br w:type="page"/>
      </w:r>
    </w:p>
    <w:p w:rsidR="00A37BB4" w:rsidRPr="006D6252" w:rsidRDefault="00A37BB4" w:rsidP="00A37BB4">
      <w:pPr>
        <w:pStyle w:val="berschrift1"/>
      </w:pPr>
      <w:bookmarkStart w:id="314" w:name="_Toc502761964"/>
      <w:r>
        <w:lastRenderedPageBreak/>
        <w:t>Fragen</w:t>
      </w:r>
      <w:bookmarkEnd w:id="314"/>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6B5718CB" wp14:editId="169BEABE">
            <wp:extent cx="5760720" cy="3240405"/>
            <wp:effectExtent l="19050" t="19050" r="11430" b="1714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Antworten:</w:t>
      </w:r>
    </w:p>
    <w:p w:rsidR="00A37BB4" w:rsidRDefault="00A37BB4" w:rsidP="00583AF6">
      <w:pPr>
        <w:pStyle w:val="StandardWeb"/>
        <w:jc w:val="both"/>
      </w:pPr>
      <w:r>
        <w:t>Bei der Serialisierung ist es für den Konverter nicht nötig die Struktur des Objekts zu kennen. Er schreibt einfach alle Felder-Werte als String hintereinander. Erst bei der Deserialisierung benötigt der Konverter eine Klassenangabe, damit er weiß, wie er die Werte wieder zu strukturieren hat.</w:t>
      </w:r>
    </w:p>
    <w:p w:rsidR="00A37BB4" w:rsidRDefault="00A37BB4" w:rsidP="00583AF6">
      <w:pPr>
        <w:pStyle w:val="StandardWeb"/>
        <w:jc w:val="both"/>
      </w:pPr>
      <w:r>
        <w:t xml:space="preserve">Eine Einschränkung erfolgt über die Filter-Eigenschaft des Dialogobjekts. Dazu wird folgende Zuweisung verwendet: </w:t>
      </w:r>
      <w:proofErr w:type="spellStart"/>
      <w:r>
        <w:t>dialog.Filter</w:t>
      </w:r>
      <w:proofErr w:type="spellEnd"/>
      <w:r>
        <w:t xml:space="preserve"> = „Textdateien|*.</w:t>
      </w:r>
      <w:proofErr w:type="spellStart"/>
      <w:r>
        <w:t>txt</w:t>
      </w:r>
      <w:proofErr w:type="spellEnd"/>
      <w:r>
        <w:t>“;</w:t>
      </w:r>
    </w:p>
    <w:p w:rsidR="00A37BB4" w:rsidRPr="006D6252" w:rsidRDefault="00A37BB4" w:rsidP="00A37BB4">
      <w:pPr>
        <w:pStyle w:val="Fakten"/>
      </w:pPr>
    </w:p>
    <w:p w:rsidR="00A37BB4" w:rsidRDefault="00A37BB4" w:rsidP="00A37BB4"/>
    <w:p w:rsidR="00A37BB4" w:rsidRDefault="00A37BB4">
      <w:pPr>
        <w:sectPr w:rsidR="00A37BB4" w:rsidSect="00F52F54">
          <w:headerReference w:type="default" r:id="rId151"/>
          <w:footerReference w:type="default" r:id="rId152"/>
          <w:pgSz w:w="11906" w:h="16838"/>
          <w:pgMar w:top="1417" w:right="1417" w:bottom="1134" w:left="1417" w:header="426" w:footer="708" w:gutter="0"/>
          <w:cols w:space="708"/>
          <w:docGrid w:linePitch="360"/>
        </w:sectPr>
      </w:pPr>
    </w:p>
    <w:p w:rsidR="00A37BB4" w:rsidRPr="006D6252" w:rsidRDefault="00A37BB4" w:rsidP="00A37BB4">
      <w:pPr>
        <w:pStyle w:val="berschrift1"/>
      </w:pPr>
      <w:bookmarkStart w:id="315" w:name="_Toc502761965"/>
      <w:r>
        <w:lastRenderedPageBreak/>
        <w:t>C# Programmierung Fortgeschrittene Themen</w:t>
      </w:r>
      <w:bookmarkEnd w:id="315"/>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2B8F39E7" wp14:editId="2094D3F1">
            <wp:extent cx="5760720" cy="3240405"/>
            <wp:effectExtent l="19050" t="19050" r="11430" b="1714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316" w:name="_Toc502761966"/>
      <w:r>
        <w:lastRenderedPageBreak/>
        <w:t>Operatoren überladen</w:t>
      </w:r>
      <w:bookmarkEnd w:id="316"/>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E965760" wp14:editId="5FC287B3">
            <wp:extent cx="5760720" cy="3240405"/>
            <wp:effectExtent l="19050" t="19050" r="11430" b="1714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Mittels des Stichworts ‚</w:t>
      </w:r>
      <w:proofErr w:type="spellStart"/>
      <w:r>
        <w:t>operator</w:t>
      </w:r>
      <w:proofErr w:type="spellEnd"/>
      <w:r>
        <w:t>‘ können die Standartoperatoren für eigene Klassen überladen werden. Dazu werden diese (der obigen Notation folgend) als statische Methoden in der Klasse definiert. Dabei muss mindestens einer der Parameter vom Typ der Klasse sein, für welcher der Operator definiert wird. Zudem ist die Reihenfolge bei binären Operatoren wichtig: Der erste Parameter ist jener, der vor den Operator geschrieben wird, der Zweite jener, der nach dem Operator steht.</w:t>
      </w:r>
    </w:p>
    <w:p w:rsidR="00A37BB4" w:rsidRDefault="00A37BB4" w:rsidP="00583AF6">
      <w:pPr>
        <w:pStyle w:val="StandardWeb"/>
        <w:jc w:val="both"/>
      </w:pPr>
      <w:r>
        <w:t>Zu beachten ist, dass bei der Definition bestimmter Operatoren (z.B. des Vergleichsoperators == ) auch die Gegenrichtung ( != ) definiert werden muss.</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317" w:name="_Toc502761967"/>
      <w:r>
        <w:lastRenderedPageBreak/>
        <w:t>Enumerator für eine Klasse definieren</w:t>
      </w:r>
      <w:bookmarkEnd w:id="317"/>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915BF01" wp14:editId="3641DBC8">
            <wp:extent cx="5760720" cy="3240405"/>
            <wp:effectExtent l="19050" t="19050" r="11430" b="1714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Mittels des Interfaces </w:t>
      </w:r>
      <w:proofErr w:type="spellStart"/>
      <w:r>
        <w:t>IEnumerable</w:t>
      </w:r>
      <w:proofErr w:type="spellEnd"/>
      <w:r>
        <w:t xml:space="preserve"> kann die ‚</w:t>
      </w:r>
      <w:proofErr w:type="spellStart"/>
      <w:r>
        <w:t>foreach</w:t>
      </w:r>
      <w:proofErr w:type="spellEnd"/>
      <w:r>
        <w:t xml:space="preserve">‘-Schleife für eigene Klassen definiert werden. Die Schleife ruft die durch das Interface verlangte Methode </w:t>
      </w:r>
      <w:proofErr w:type="spellStart"/>
      <w:r>
        <w:t>GetEnumerator</w:t>
      </w:r>
      <w:proofErr w:type="spellEnd"/>
      <w:r>
        <w:t>() auf. Hier kann definiert werden, was in jedem Schleifendurchlauf zurückgegeben werden soll.</w:t>
      </w:r>
    </w:p>
    <w:p w:rsidR="00A37BB4" w:rsidRDefault="00A37BB4" w:rsidP="00583AF6">
      <w:pPr>
        <w:pStyle w:val="StandardWeb"/>
        <w:jc w:val="both"/>
      </w:pPr>
      <w:r>
        <w:t>Dazu wird das Stichwort ‚</w:t>
      </w:r>
      <w:proofErr w:type="spellStart"/>
      <w:r>
        <w:t>yield</w:t>
      </w:r>
      <w:proofErr w:type="spellEnd"/>
      <w:r>
        <w:t>‘ verwendet, welches zusammen mit dem ‚</w:t>
      </w:r>
      <w:proofErr w:type="spellStart"/>
      <w:r>
        <w:t>return</w:t>
      </w:r>
      <w:proofErr w:type="spellEnd"/>
      <w:r>
        <w:t xml:space="preserve">‘-Stichwort einen Rückgabewert pro Schleifendurchlauf definiert. Beim nächsten Schleifendurchlauf wird die Methode an der Stelle der zuletzt ausgeführten </w:t>
      </w:r>
      <w:proofErr w:type="spellStart"/>
      <w:r>
        <w:t>yield</w:t>
      </w:r>
      <w:proofErr w:type="spellEnd"/>
      <w:r>
        <w:t>-return-Anweisung fortgesetzt. Mit der Anweisung ‚</w:t>
      </w:r>
      <w:proofErr w:type="spellStart"/>
      <w:r>
        <w:t>yield</w:t>
      </w:r>
      <w:proofErr w:type="spellEnd"/>
      <w:r>
        <w:t xml:space="preserve"> break‘ wird der Iterator-Prozess beendet.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318" w:name="_Toc502761968"/>
      <w:r>
        <w:lastRenderedPageBreak/>
        <w:t>Erweiterungsmethoden</w:t>
      </w:r>
      <w:bookmarkEnd w:id="318"/>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03374C6E" wp14:editId="5EFBD263">
            <wp:extent cx="5760720" cy="3240405"/>
            <wp:effectExtent l="19050" t="19050" r="11430" b="171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Mit Erweiterungsmethoden kann für eine bestehende Klasse eine neue Methode definiert werden, ohne das die Klassendefinition selbst verändert werden muss. Die Klasse muss nicht einmal sichtbar sein. Diese Methoden müssen innerhalb einer statischen Klasse definiert werden, welche dem aufrufenden Programm bekannt sein muss.</w:t>
      </w:r>
    </w:p>
    <w:p w:rsidR="00A37BB4" w:rsidRDefault="00A37BB4" w:rsidP="00583AF6">
      <w:pPr>
        <w:pStyle w:val="StandardWeb"/>
        <w:jc w:val="both"/>
      </w:pPr>
      <w:r>
        <w:t>Der erste Parameter der Erweiterungsmethode muss auf die zu erweiternde Klasse verweisen</w:t>
      </w:r>
      <w:ins w:id="319" w:author="Stephan Hahnel" w:date="2018-01-05T14:11:00Z">
        <w:r w:rsidR="00F37650">
          <w:t>.</w:t>
        </w:r>
      </w:ins>
      <w:del w:id="320" w:author="Stephan Hahnel" w:date="2018-01-05T14:11:00Z">
        <w:r w:rsidDel="00F37650">
          <w:delText>,</w:delText>
        </w:r>
      </w:del>
      <w:r>
        <w:t xml:space="preserve"> </w:t>
      </w:r>
      <w:ins w:id="321" w:author="Stephan Hahnel" w:date="2018-01-05T14:11:00Z">
        <w:r w:rsidR="00F37650">
          <w:t>E</w:t>
        </w:r>
      </w:ins>
      <w:del w:id="322" w:author="Stephan Hahnel" w:date="2018-01-05T14:11:00Z">
        <w:r w:rsidDel="00F37650">
          <w:delText>e</w:delText>
        </w:r>
      </w:del>
      <w:r>
        <w:t>s können anschließend noch weitere Parameter definiert werden. Beim Aufruf muss der erste Parameter nicht übergeben werden, da sich dieser auf das Objekt bezieht, welches die Erweit</w:t>
      </w:r>
      <w:ins w:id="323" w:author="Stephan Hahnel" w:date="2018-01-05T14:11:00Z">
        <w:r w:rsidR="00F37650">
          <w:t>er</w:t>
        </w:r>
      </w:ins>
      <w:r>
        <w:t>ungsmethode aufruft.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324" w:name="_Toc502761969"/>
      <w:r>
        <w:lastRenderedPageBreak/>
        <w:t>Lambda-Ausdrücke</w:t>
      </w:r>
      <w:bookmarkEnd w:id="324"/>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20000FA0" wp14:editId="28FCACBE">
            <wp:extent cx="5760720" cy="3240405"/>
            <wp:effectExtent l="19050" t="19050" r="11430" b="1714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 xml:space="preserve">Lambda-Ausdrücke sind eine Möglichkeit anonyme Methoden in stark verkürzter Form zu definieren. Dabei kann auf Rückgabe- und Übergabeparametertyp verzichtet werden, da sich diese bereits eindeutig aus dem </w:t>
      </w:r>
      <w:proofErr w:type="spellStart"/>
      <w:r>
        <w:t>Delegate</w:t>
      </w:r>
      <w:proofErr w:type="spellEnd"/>
      <w:r>
        <w:t>-Typ ergeben.</w:t>
      </w:r>
    </w:p>
    <w:p w:rsidR="00A37BB4" w:rsidRDefault="00A37BB4" w:rsidP="00583AF6">
      <w:pPr>
        <w:pStyle w:val="StandardWeb"/>
        <w:jc w:val="both"/>
      </w:pPr>
      <w:r>
        <w:t xml:space="preserve">Demnach werden für die Parameter nur Variablennamen definiert, welche dann mittels =&gt;-Operator auf einen Codeblock verweisen, welche den Methodenkörper beinhalten. Diese Ausdrücke werden ausschließlich bei </w:t>
      </w:r>
      <w:proofErr w:type="spellStart"/>
      <w:r>
        <w:t>Delegate</w:t>
      </w:r>
      <w:proofErr w:type="spellEnd"/>
      <w:r>
        <w:t>-Zuweisungen genutzt.</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325" w:name="_Toc502761970"/>
      <w:proofErr w:type="spellStart"/>
      <w:r>
        <w:lastRenderedPageBreak/>
        <w:t>Linq</w:t>
      </w:r>
      <w:proofErr w:type="spellEnd"/>
      <w:r>
        <w:t xml:space="preserve"> (Language Integrated Query)</w:t>
      </w:r>
      <w:bookmarkEnd w:id="325"/>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448A7F6C" wp14:editId="6C5412DA">
            <wp:extent cx="5760720" cy="3240405"/>
            <wp:effectExtent l="19050" t="19050" r="11430" b="1714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Default="00A37BB4" w:rsidP="00583AF6">
      <w:pPr>
        <w:pStyle w:val="StandardWeb"/>
        <w:jc w:val="both"/>
      </w:pPr>
      <w:r>
        <w:t>LINQ ist eine an die Syntax von SQL angelehnte Schreibweise für spezielle Methoden, welche für das Durchsuchen und Verwalten von Sammlungen verwendet werden.</w:t>
      </w:r>
    </w:p>
    <w:p w:rsidR="00382F2C" w:rsidRDefault="00A37BB4" w:rsidP="00583AF6">
      <w:pPr>
        <w:pStyle w:val="StandardWeb"/>
        <w:jc w:val="both"/>
        <w:rPr>
          <w:ins w:id="326" w:author="Stephan Hahnel" w:date="2018-01-05T14:14:00Z"/>
        </w:rPr>
      </w:pPr>
      <w:r>
        <w:t xml:space="preserve">LINQ-Methoden geben entweder einzelne Objekte oder Ergebnislisten vom Typ </w:t>
      </w:r>
      <w:proofErr w:type="spellStart"/>
      <w:r>
        <w:t>IEnumerable</w:t>
      </w:r>
      <w:proofErr w:type="spellEnd"/>
      <w:r>
        <w:t xml:space="preserve"> zurück, die mit </w:t>
      </w:r>
      <w:proofErr w:type="spellStart"/>
      <w:r>
        <w:t>foreach</w:t>
      </w:r>
      <w:proofErr w:type="spellEnd"/>
      <w:r>
        <w:t xml:space="preserve"> durchlaufen werden können. </w:t>
      </w:r>
    </w:p>
    <w:p w:rsidR="00A37BB4" w:rsidRDefault="00A37BB4" w:rsidP="00583AF6">
      <w:pPr>
        <w:pStyle w:val="StandardWeb"/>
        <w:jc w:val="both"/>
      </w:pPr>
      <w:r>
        <w:t xml:space="preserve">Der Compiler konvertiert die </w:t>
      </w:r>
      <w:proofErr w:type="spellStart"/>
      <w:r>
        <w:t>from</w:t>
      </w:r>
      <w:proofErr w:type="spellEnd"/>
      <w:r>
        <w:t>-in-</w:t>
      </w:r>
      <w:proofErr w:type="spellStart"/>
      <w:r>
        <w:t>where</w:t>
      </w:r>
      <w:proofErr w:type="spellEnd"/>
      <w:r>
        <w:t>-</w:t>
      </w:r>
      <w:proofErr w:type="spellStart"/>
      <w:r>
        <w:t>select</w:t>
      </w:r>
      <w:proofErr w:type="spellEnd"/>
      <w:r>
        <w:t>-Syntax automisch in eine Kette von Erweiterungsmethodenaufrufe.</w:t>
      </w: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327" w:name="_Toc502761971"/>
      <w:r>
        <w:lastRenderedPageBreak/>
        <w:t xml:space="preserve">Wichtige </w:t>
      </w:r>
      <w:proofErr w:type="spellStart"/>
      <w:r>
        <w:t>Linq</w:t>
      </w:r>
      <w:proofErr w:type="spellEnd"/>
      <w:r>
        <w:t>-Befehle</w:t>
      </w:r>
      <w:bookmarkEnd w:id="327"/>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57C1E1C" wp14:editId="6248FB91">
            <wp:extent cx="5760720" cy="3240405"/>
            <wp:effectExtent l="19050" t="19050" r="11430" b="1714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A37BB4" w:rsidRPr="006D6252" w:rsidRDefault="00A37BB4" w:rsidP="00A37BB4">
      <w:pPr>
        <w:pStyle w:val="Fakten"/>
      </w:pPr>
    </w:p>
    <w:p w:rsidR="00A37BB4" w:rsidRDefault="00A37BB4" w:rsidP="00A37BB4"/>
    <w:p w:rsidR="00A37BB4" w:rsidRDefault="00A37BB4">
      <w:r>
        <w:br w:type="page"/>
      </w:r>
    </w:p>
    <w:p w:rsidR="00A37BB4" w:rsidRPr="006D6252" w:rsidRDefault="00A37BB4" w:rsidP="00A37BB4">
      <w:pPr>
        <w:pStyle w:val="berschrift1"/>
      </w:pPr>
      <w:bookmarkStart w:id="328" w:name="_Toc502761972"/>
      <w:proofErr w:type="spellStart"/>
      <w:r>
        <w:lastRenderedPageBreak/>
        <w:t>Using</w:t>
      </w:r>
      <w:proofErr w:type="spellEnd"/>
      <w:r>
        <w:t>-Statement</w:t>
      </w:r>
      <w:bookmarkEnd w:id="328"/>
    </w:p>
    <w:p w:rsidR="00A37BB4" w:rsidRDefault="00A37BB4" w:rsidP="00A37BB4"/>
    <w:p w:rsidR="00A37BB4" w:rsidRDefault="00A37BB4" w:rsidP="00A37BB4">
      <w:pPr>
        <w:jc w:val="right"/>
        <w:rPr>
          <w:noProof/>
          <w:lang w:eastAsia="de-DE"/>
        </w:rPr>
      </w:pPr>
      <w:r w:rsidRPr="00A37BB4">
        <w:rPr>
          <w:noProof/>
          <w:lang w:eastAsia="de-DE"/>
        </w:rPr>
        <w:drawing>
          <wp:inline distT="0" distB="0" distL="0" distR="0" wp14:anchorId="38D6163D" wp14:editId="1CBEA309">
            <wp:extent cx="5760720" cy="3240405"/>
            <wp:effectExtent l="19050" t="19050" r="11430" b="1714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60720" cy="3240405"/>
                    </a:xfrm>
                    <a:prstGeom prst="rect">
                      <a:avLst/>
                    </a:prstGeom>
                    <a:ln w="12696" cmpd="sng">
                      <a:solidFill>
                        <a:sysClr val="windowText" lastClr="000000"/>
                      </a:solidFill>
                      <a:prstDash val="solid"/>
                    </a:ln>
                  </pic:spPr>
                </pic:pic>
              </a:graphicData>
            </a:graphic>
          </wp:inline>
        </w:drawing>
      </w:r>
    </w:p>
    <w:p w:rsidR="00A37BB4" w:rsidRDefault="00A37BB4" w:rsidP="00A37BB4">
      <w:pPr>
        <w:jc w:val="right"/>
        <w:rPr>
          <w:noProof/>
          <w:lang w:eastAsia="de-DE"/>
        </w:rPr>
      </w:pPr>
    </w:p>
    <w:p w:rsidR="00A37BB4" w:rsidRDefault="00A37BB4" w:rsidP="00A37BB4">
      <w:pPr>
        <w:jc w:val="right"/>
        <w:rPr>
          <w:noProof/>
          <w:lang w:eastAsia="de-DE"/>
        </w:rPr>
      </w:pPr>
    </w:p>
    <w:p w:rsidR="00A37BB4" w:rsidRDefault="00A37BB4" w:rsidP="00A37BB4">
      <w:pPr>
        <w:jc w:val="right"/>
      </w:pPr>
    </w:p>
    <w:p w:rsidR="00382F2C" w:rsidRDefault="00A37BB4" w:rsidP="00583AF6">
      <w:pPr>
        <w:pStyle w:val="StandardWeb"/>
        <w:jc w:val="both"/>
        <w:rPr>
          <w:ins w:id="329" w:author="Stephan Hahnel" w:date="2018-01-05T14:16:00Z"/>
        </w:rPr>
      </w:pPr>
      <w:r>
        <w:t xml:space="preserve">Es können auch mehrere Variablen gleichzeitig im </w:t>
      </w:r>
      <w:proofErr w:type="spellStart"/>
      <w:r>
        <w:t>Using</w:t>
      </w:r>
      <w:proofErr w:type="spellEnd"/>
      <w:r>
        <w:t xml:space="preserve">-Statement definiert werden, welche am Ende des Blocks automatisch ihre </w:t>
      </w:r>
      <w:proofErr w:type="spellStart"/>
      <w:r>
        <w:t>Dispose</w:t>
      </w:r>
      <w:proofErr w:type="spellEnd"/>
      <w:r>
        <w:t xml:space="preserve">-Funktion ausführen. </w:t>
      </w:r>
    </w:p>
    <w:p w:rsidR="00EB7561" w:rsidRDefault="00A37BB4" w:rsidP="00583AF6">
      <w:pPr>
        <w:pStyle w:val="StandardWeb"/>
        <w:jc w:val="both"/>
      </w:pPr>
      <w:r>
        <w:t xml:space="preserve">Diese Variablen sind nur innerhalb des jeweiligen </w:t>
      </w:r>
      <w:proofErr w:type="spellStart"/>
      <w:r>
        <w:t>Using</w:t>
      </w:r>
      <w:proofErr w:type="spellEnd"/>
      <w:r>
        <w:t xml:space="preserve">-Blocks bekannt. Beispiele für Klassen in .NET, welche </w:t>
      </w:r>
      <w:proofErr w:type="spellStart"/>
      <w:r>
        <w:t>IDisposable</w:t>
      </w:r>
      <w:proofErr w:type="spellEnd"/>
      <w:r>
        <w:t xml:space="preserve"> implementieren</w:t>
      </w:r>
      <w:ins w:id="330" w:author="Stephan Hahnel" w:date="2018-01-05T14:16:00Z">
        <w:r w:rsidR="00382F2C">
          <w:t>:</w:t>
        </w:r>
      </w:ins>
      <w:r>
        <w:t xml:space="preserve"> </w:t>
      </w:r>
    </w:p>
    <w:p w:rsidR="00EB7561" w:rsidRDefault="00A37BB4" w:rsidP="00EB7561">
      <w:pPr>
        <w:pStyle w:val="StandardWeb"/>
        <w:numPr>
          <w:ilvl w:val="0"/>
          <w:numId w:val="2"/>
        </w:numPr>
        <w:jc w:val="both"/>
      </w:pPr>
      <w:proofErr w:type="spellStart"/>
      <w:r>
        <w:t>StreamReader</w:t>
      </w:r>
      <w:proofErr w:type="spellEnd"/>
    </w:p>
    <w:p w:rsidR="00EB7561" w:rsidRDefault="00A37BB4" w:rsidP="00EB7561">
      <w:pPr>
        <w:pStyle w:val="StandardWeb"/>
        <w:numPr>
          <w:ilvl w:val="0"/>
          <w:numId w:val="2"/>
        </w:numPr>
        <w:jc w:val="both"/>
      </w:pPr>
      <w:proofErr w:type="spellStart"/>
      <w:r>
        <w:t>StreamWriter</w:t>
      </w:r>
      <w:proofErr w:type="spellEnd"/>
      <w:r>
        <w:t xml:space="preserve"> </w:t>
      </w:r>
    </w:p>
    <w:p w:rsidR="00A37BB4" w:rsidRDefault="00A37BB4" w:rsidP="00EB7561">
      <w:pPr>
        <w:pStyle w:val="StandardWeb"/>
        <w:numPr>
          <w:ilvl w:val="0"/>
          <w:numId w:val="2"/>
        </w:numPr>
        <w:jc w:val="both"/>
      </w:pPr>
      <w:proofErr w:type="spellStart"/>
      <w:r>
        <w:t>SqlConnection</w:t>
      </w:r>
      <w:proofErr w:type="spellEnd"/>
    </w:p>
    <w:p w:rsidR="00A37BB4" w:rsidRPr="006D6252" w:rsidRDefault="00A37BB4" w:rsidP="00A37BB4">
      <w:pPr>
        <w:pStyle w:val="Fakten"/>
      </w:pPr>
    </w:p>
    <w:p w:rsidR="00A37BB4" w:rsidRDefault="00A37BB4" w:rsidP="00583AF6">
      <w:pPr>
        <w:pStyle w:val="StandardWeb"/>
        <w:jc w:val="both"/>
      </w:pPr>
    </w:p>
    <w:p w:rsidR="00B9706A" w:rsidRDefault="00B9706A"/>
    <w:sectPr w:rsidR="00B9706A" w:rsidSect="00F52F54">
      <w:headerReference w:type="even" r:id="rId161"/>
      <w:headerReference w:type="default" r:id="rId162"/>
      <w:footerReference w:type="even" r:id="rId163"/>
      <w:footerReference w:type="default" r:id="rId164"/>
      <w:headerReference w:type="first" r:id="rId165"/>
      <w:footerReference w:type="first" r:id="rId166"/>
      <w:pgSz w:w="11906" w:h="16838"/>
      <w:pgMar w:top="1417" w:right="1417" w:bottom="1134" w:left="1417"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31C" w:rsidRDefault="00B0431C" w:rsidP="00A37BB4">
      <w:pPr>
        <w:spacing w:after="0" w:line="240" w:lineRule="auto"/>
      </w:pPr>
      <w:r>
        <w:separator/>
      </w:r>
    </w:p>
  </w:endnote>
  <w:endnote w:type="continuationSeparator" w:id="0">
    <w:p w:rsidR="00B0431C" w:rsidRDefault="00B0431C" w:rsidP="00A3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Copyright"/>
    </w:pPr>
    <w:r>
      <w:t>ppedv AG</w:t>
    </w:r>
    <w:r>
      <w:ptab w:relativeTo="margin" w:alignment="center" w:leader="none"/>
    </w:r>
    <w:r>
      <w:ptab w:relativeTo="margin" w:alignment="right" w:leader="none"/>
    </w:r>
    <w:r>
      <w:fldChar w:fldCharType="begin"/>
    </w:r>
    <w:r>
      <w:instrText xml:space="preserve"> Page</w:instrText>
    </w:r>
    <w:r>
      <w:fldChar w:fldCharType="separate"/>
    </w:r>
    <w:r w:rsidR="00244F9A">
      <w:rPr>
        <w:noProof/>
      </w:rPr>
      <w:t>14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Copyright"/>
    </w:pPr>
    <w:r>
      <w:t>ppedv AG</w:t>
    </w:r>
    <w:r>
      <w:ptab w:relativeTo="margin" w:alignment="center" w:leader="none"/>
    </w:r>
    <w:r>
      <w:ptab w:relativeTo="margin" w:alignment="right" w:leader="none"/>
    </w:r>
    <w:r>
      <w:fldChar w:fldCharType="begin"/>
    </w:r>
    <w:r>
      <w:instrText xml:space="preserve"> Page</w:instrText>
    </w:r>
    <w:r>
      <w:fldChar w:fldCharType="separate"/>
    </w:r>
    <w:r w:rsidR="00244F9A">
      <w:rPr>
        <w:noProof/>
      </w:rPr>
      <w:t>49</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Copyright"/>
    </w:pPr>
    <w:r>
      <w:t>ppedv AG</w:t>
    </w:r>
    <w:r>
      <w:ptab w:relativeTo="margin" w:alignment="center" w:leader="none"/>
    </w:r>
    <w:r>
      <w:ptab w:relativeTo="margin" w:alignment="right" w:leader="none"/>
    </w:r>
    <w:r>
      <w:fldChar w:fldCharType="begin"/>
    </w:r>
    <w:r>
      <w:instrText xml:space="preserve"> Page</w:instrText>
    </w:r>
    <w:r>
      <w:fldChar w:fldCharType="separate"/>
    </w:r>
    <w:r w:rsidR="00244F9A">
      <w:rPr>
        <w:noProof/>
      </w:rPr>
      <w:t>56</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Copyright"/>
    </w:pPr>
    <w:r>
      <w:t>ppedv AG</w:t>
    </w:r>
    <w:r>
      <w:ptab w:relativeTo="margin" w:alignment="center" w:leader="none"/>
    </w:r>
    <w:r>
      <w:ptab w:relativeTo="margin" w:alignment="right" w:leader="none"/>
    </w:r>
    <w:r>
      <w:fldChar w:fldCharType="begin"/>
    </w:r>
    <w:r>
      <w:instrText xml:space="preserve"> Page</w:instrText>
    </w:r>
    <w:r>
      <w:fldChar w:fldCharType="separate"/>
    </w:r>
    <w:r w:rsidR="00244F9A">
      <w:rPr>
        <w:noProof/>
      </w:rPr>
      <w:t>65</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Copyright"/>
    </w:pPr>
    <w:r>
      <w:t>ppedv AG</w:t>
    </w:r>
    <w:r>
      <w:ptab w:relativeTo="margin" w:alignment="center" w:leader="none"/>
    </w:r>
    <w:r>
      <w:ptab w:relativeTo="margin" w:alignment="right" w:leader="none"/>
    </w:r>
    <w:r>
      <w:fldChar w:fldCharType="begin"/>
    </w:r>
    <w:r>
      <w:instrText xml:space="preserve"> Page</w:instrText>
    </w:r>
    <w:r>
      <w:fldChar w:fldCharType="separate"/>
    </w:r>
    <w:r w:rsidR="00244F9A">
      <w:rPr>
        <w:noProof/>
      </w:rPr>
      <w:t>75</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Copyright"/>
    </w:pPr>
    <w:r>
      <w:t>ppedv AG</w:t>
    </w:r>
    <w:r>
      <w:ptab w:relativeTo="margin" w:alignment="center" w:leader="none"/>
    </w:r>
    <w:r>
      <w:ptab w:relativeTo="margin" w:alignment="right" w:leader="none"/>
    </w:r>
    <w:r>
      <w:fldChar w:fldCharType="begin"/>
    </w:r>
    <w:r>
      <w:instrText xml:space="preserve"> Page</w:instrText>
    </w:r>
    <w:r>
      <w:fldChar w:fldCharType="separate"/>
    </w:r>
    <w:r w:rsidR="00244F9A">
      <w:rPr>
        <w:noProof/>
      </w:rPr>
      <w:t>82</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Copyright"/>
    </w:pPr>
    <w:r>
      <w:t>ppedv AG</w:t>
    </w:r>
    <w:r>
      <w:ptab w:relativeTo="margin" w:alignment="center" w:leader="none"/>
    </w:r>
    <w:r>
      <w:ptab w:relativeTo="margin" w:alignment="right" w:leader="none"/>
    </w:r>
    <w:r>
      <w:fldChar w:fldCharType="begin"/>
    </w:r>
    <w:r>
      <w:instrText xml:space="preserve"> Page</w:instrText>
    </w:r>
    <w:r>
      <w:fldChar w:fldCharType="separate"/>
    </w:r>
    <w:r w:rsidR="00244F9A">
      <w:rPr>
        <w:noProof/>
      </w:rPr>
      <w:t>86</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Copyright"/>
    </w:pPr>
    <w:r>
      <w:t>ppedv AG</w:t>
    </w:r>
    <w:r>
      <w:ptab w:relativeTo="margin" w:alignment="center" w:leader="none"/>
    </w:r>
    <w:r>
      <w:ptab w:relativeTo="margin" w:alignment="right" w:leader="none"/>
    </w:r>
    <w:r>
      <w:fldChar w:fldCharType="begin"/>
    </w:r>
    <w:r>
      <w:instrText xml:space="preserve"> Page</w:instrText>
    </w:r>
    <w:r>
      <w:fldChar w:fldCharType="separate"/>
    </w:r>
    <w:r w:rsidR="00244F9A">
      <w:rPr>
        <w:noProof/>
      </w:rPr>
      <w:t>94</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Copyright"/>
    </w:pPr>
    <w:r>
      <w:t>ppedv AG</w:t>
    </w:r>
    <w:r>
      <w:ptab w:relativeTo="margin" w:alignment="center" w:leader="none"/>
    </w:r>
    <w:r>
      <w:ptab w:relativeTo="margin" w:alignment="right" w:leader="none"/>
    </w:r>
    <w:r>
      <w:fldChar w:fldCharType="begin"/>
    </w:r>
    <w:r>
      <w:instrText xml:space="preserve"> Page</w:instrText>
    </w:r>
    <w:r>
      <w:fldChar w:fldCharType="separate"/>
    </w:r>
    <w:r w:rsidR="00244F9A">
      <w:rPr>
        <w:noProof/>
      </w:rPr>
      <w:t>25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Copyright"/>
    </w:pPr>
    <w:r>
      <w:t>ppedv AG</w:t>
    </w:r>
    <w:r>
      <w:ptab w:relativeTo="margin" w:alignment="center" w:leader="none"/>
    </w:r>
    <w:r>
      <w:ptab w:relativeTo="margin" w:alignment="right" w:leader="none"/>
    </w:r>
    <w:r>
      <w:fldChar w:fldCharType="begin"/>
    </w:r>
    <w:r>
      <w:instrText xml:space="preserve"> Page</w:instrText>
    </w:r>
    <w:r>
      <w:fldChar w:fldCharType="separate"/>
    </w:r>
    <w:r w:rsidR="00244F9A">
      <w:rPr>
        <w:noProof/>
      </w:rPr>
      <w:t>33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Fuzeil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Copyright"/>
    </w:pPr>
    <w:r>
      <w:t>ppedv AG</w:t>
    </w:r>
    <w:r>
      <w:ptab w:relativeTo="margin" w:alignment="center" w:leader="none"/>
    </w:r>
    <w:r>
      <w:ptab w:relativeTo="margin" w:alignment="right" w:leader="none"/>
    </w:r>
    <w:r>
      <w:fldChar w:fldCharType="begin"/>
    </w:r>
    <w:r>
      <w:instrText xml:space="preserve"> Page</w:instrText>
    </w:r>
    <w:r>
      <w:fldChar w:fldCharType="separate"/>
    </w:r>
    <w:r w:rsidR="00244F9A">
      <w:rPr>
        <w:noProof/>
      </w:rPr>
      <w:t>43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31C" w:rsidRDefault="00B0431C" w:rsidP="00A37BB4">
      <w:pPr>
        <w:spacing w:after="0" w:line="240" w:lineRule="auto"/>
      </w:pPr>
      <w:r>
        <w:separator/>
      </w:r>
    </w:p>
  </w:footnote>
  <w:footnote w:type="continuationSeparator" w:id="0">
    <w:p w:rsidR="00B0431C" w:rsidRDefault="00B0431C" w:rsidP="00A3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Kursname-beschreibung"/>
    </w:pPr>
    <w:r>
      <w:t>C#   Grundlagen</w:t>
    </w:r>
    <w:r>
      <w:tab/>
    </w:r>
    <w:r>
      <w:tab/>
      <w:t xml:space="preserve"> </w:t>
    </w:r>
    <w:r w:rsidRPr="00F52F54">
      <w:t>Allgemeines und Grundlagen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Kursname-beschreibung"/>
    </w:pPr>
    <w:r w:rsidRPr="00FE610C">
      <w:t>C# - Grundlagen</w:t>
    </w:r>
    <w:r>
      <w:tab/>
    </w:r>
    <w:r>
      <w:tab/>
      <w:t xml:space="preserve">Modul 05 - Vererbung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Kursname-beschreibung"/>
    </w:pPr>
    <w:r w:rsidRPr="00FE610C">
      <w:t>C# - Grundlagen</w:t>
    </w:r>
    <w:r>
      <w:tab/>
    </w:r>
    <w:r>
      <w:tab/>
      <w:t xml:space="preserve">Modul 06 - Polymorphismus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Kursname-beschreibung"/>
    </w:pPr>
    <w:r w:rsidRPr="00FE610C">
      <w:t>C# - Grundlagen</w:t>
    </w:r>
    <w:r>
      <w:tab/>
    </w:r>
    <w:r>
      <w:tab/>
      <w:t xml:space="preserve">Modul 07 - </w:t>
    </w:r>
    <w:proofErr w:type="spellStart"/>
    <w:r>
      <w:t>Generics</w:t>
    </w:r>
    <w:proofErr w:type="spellEnd"/>
    <w: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E610C">
    <w:pPr>
      <w:pStyle w:val="Kursname-beschreibung"/>
      <w:pBdr>
        <w:bottom w:val="single" w:sz="12" w:space="2" w:color="auto"/>
      </w:pBdr>
    </w:pPr>
    <w:r w:rsidRPr="00FE610C">
      <w:t>C# - Grundlagen</w:t>
    </w:r>
    <w:r>
      <w:tab/>
    </w:r>
    <w:r>
      <w:tab/>
      <w:t xml:space="preserve">Modul 08 - </w:t>
    </w:r>
    <w:proofErr w:type="spellStart"/>
    <w:r>
      <w:t>Delegates</w:t>
    </w:r>
    <w:proofErr w:type="spellEnd"/>
    <w: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Kursname-beschreibung"/>
    </w:pPr>
    <w:r w:rsidRPr="00FE610C">
      <w:t>C# - Grundlagen</w:t>
    </w:r>
    <w:r>
      <w:tab/>
    </w:r>
    <w:r>
      <w:tab/>
      <w:t xml:space="preserve">Modul 09 - Fehlerbehandlung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Kursname-beschreibung"/>
    </w:pPr>
    <w:r w:rsidRPr="00FE610C">
      <w:t>C# - Grundlagen</w:t>
    </w:r>
    <w:r>
      <w:tab/>
    </w:r>
    <w:r>
      <w:tab/>
      <w:t>Modul 10 – File Handling</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Kursname-beschreibung"/>
    </w:pPr>
    <w:r w:rsidRPr="00FE610C">
      <w:t>C# - Grundlagen</w:t>
    </w:r>
    <w:r>
      <w:tab/>
    </w:r>
    <w:r>
      <w:tab/>
      <w:t xml:space="preserve">Modul 11 -  Fortgeschrittene Themen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Kursname-beschreibung"/>
    </w:pPr>
    <w:r>
      <w:t>C# - Grundlagen</w:t>
    </w:r>
    <w:r>
      <w:tab/>
    </w:r>
    <w:r>
      <w:tab/>
      <w:t xml:space="preserve">Modul 02 - Kontrollstrukturen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Kursname-beschreibung"/>
    </w:pPr>
    <w:r>
      <w:t>C# - Grundlagen</w:t>
    </w:r>
    <w:r>
      <w:tab/>
    </w:r>
    <w:r>
      <w:tab/>
      <w:t xml:space="preserve">Modul 03 - Enumeratoren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31C" w:rsidRDefault="00B0431C" w:rsidP="00F52F54">
    <w:pPr>
      <w:pStyle w:val="Kursname-beschreibung"/>
    </w:pPr>
    <w:r w:rsidRPr="00FE610C">
      <w:t>C# - Grundlagen</w:t>
    </w:r>
    <w:r>
      <w:tab/>
    </w:r>
    <w:r>
      <w:tab/>
      <w:t xml:space="preserve">Modul 04 - Objektorientierte Programmierung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53915"/>
    <w:multiLevelType w:val="hybridMultilevel"/>
    <w:tmpl w:val="3F4A56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85B19E7"/>
    <w:multiLevelType w:val="hybridMultilevel"/>
    <w:tmpl w:val="F502DB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ephan Hahnel">
    <w15:presenceInfo w15:providerId="AD" w15:userId="S-1-5-21-1153659257-826684799-382417117-258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37D"/>
    <w:rsid w:val="00041E38"/>
    <w:rsid w:val="000E748C"/>
    <w:rsid w:val="001204CF"/>
    <w:rsid w:val="00163240"/>
    <w:rsid w:val="00181D42"/>
    <w:rsid w:val="0020605F"/>
    <w:rsid w:val="00207D84"/>
    <w:rsid w:val="00244F9A"/>
    <w:rsid w:val="002E3C63"/>
    <w:rsid w:val="0031223A"/>
    <w:rsid w:val="00317AEA"/>
    <w:rsid w:val="0034637D"/>
    <w:rsid w:val="003633ED"/>
    <w:rsid w:val="00370C87"/>
    <w:rsid w:val="00382F2C"/>
    <w:rsid w:val="003D252D"/>
    <w:rsid w:val="003D3CAB"/>
    <w:rsid w:val="00491853"/>
    <w:rsid w:val="004C2BC7"/>
    <w:rsid w:val="004F67A4"/>
    <w:rsid w:val="005203FF"/>
    <w:rsid w:val="0053552C"/>
    <w:rsid w:val="00582C6C"/>
    <w:rsid w:val="00583AF6"/>
    <w:rsid w:val="0061416F"/>
    <w:rsid w:val="00622D8F"/>
    <w:rsid w:val="00651D32"/>
    <w:rsid w:val="00690705"/>
    <w:rsid w:val="0069558E"/>
    <w:rsid w:val="006C287A"/>
    <w:rsid w:val="006F2AA3"/>
    <w:rsid w:val="006F71E9"/>
    <w:rsid w:val="007202C7"/>
    <w:rsid w:val="0077192E"/>
    <w:rsid w:val="007865A1"/>
    <w:rsid w:val="00831FC2"/>
    <w:rsid w:val="00833710"/>
    <w:rsid w:val="008C76C0"/>
    <w:rsid w:val="008F62A1"/>
    <w:rsid w:val="009328B4"/>
    <w:rsid w:val="0094142B"/>
    <w:rsid w:val="009747A7"/>
    <w:rsid w:val="00975046"/>
    <w:rsid w:val="0098693C"/>
    <w:rsid w:val="009A3525"/>
    <w:rsid w:val="009A77CC"/>
    <w:rsid w:val="00A00C88"/>
    <w:rsid w:val="00A05B1A"/>
    <w:rsid w:val="00A172B0"/>
    <w:rsid w:val="00A37BB4"/>
    <w:rsid w:val="00A817AF"/>
    <w:rsid w:val="00AB73F0"/>
    <w:rsid w:val="00AE7D46"/>
    <w:rsid w:val="00B0431C"/>
    <w:rsid w:val="00B9706A"/>
    <w:rsid w:val="00BA0D34"/>
    <w:rsid w:val="00BC2C96"/>
    <w:rsid w:val="00C34C72"/>
    <w:rsid w:val="00C405A5"/>
    <w:rsid w:val="00C572B8"/>
    <w:rsid w:val="00C621E2"/>
    <w:rsid w:val="00C76114"/>
    <w:rsid w:val="00C82B08"/>
    <w:rsid w:val="00DE6CA1"/>
    <w:rsid w:val="00DF08A4"/>
    <w:rsid w:val="00DF207A"/>
    <w:rsid w:val="00E0053A"/>
    <w:rsid w:val="00E31BDB"/>
    <w:rsid w:val="00E5029E"/>
    <w:rsid w:val="00E76C39"/>
    <w:rsid w:val="00EA593D"/>
    <w:rsid w:val="00EB7561"/>
    <w:rsid w:val="00EC6589"/>
    <w:rsid w:val="00ED2DA1"/>
    <w:rsid w:val="00EF5C0F"/>
    <w:rsid w:val="00F1418A"/>
    <w:rsid w:val="00F337B7"/>
    <w:rsid w:val="00F37650"/>
    <w:rsid w:val="00F52F54"/>
    <w:rsid w:val="00F725FE"/>
    <w:rsid w:val="00FB71F9"/>
    <w:rsid w:val="00FE610C"/>
    <w:rsid w:val="00FF65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chartTrackingRefBased/>
  <w15:docId w15:val="{C4105C08-F143-4C79-B180-DAEBFB307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37BB4"/>
    <w:pPr>
      <w:keepNext/>
      <w:keepLines/>
      <w:spacing w:before="240" w:after="0"/>
      <w:outlineLvl w:val="0"/>
    </w:pPr>
    <w:rPr>
      <w:rFonts w:ascii="Arial" w:eastAsiaTheme="majorEastAsia" w:hAnsi="Arial" w:cstheme="majorBidi"/>
      <w:b/>
      <w:sz w:val="30"/>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37BB4"/>
    <w:rPr>
      <w:rFonts w:ascii="Arial" w:eastAsiaTheme="majorEastAsia" w:hAnsi="Arial" w:cstheme="majorBidi"/>
      <w:b/>
      <w:sz w:val="30"/>
      <w:szCs w:val="32"/>
    </w:rPr>
  </w:style>
  <w:style w:type="paragraph" w:styleId="Kopfzeile">
    <w:name w:val="header"/>
    <w:basedOn w:val="Standard"/>
    <w:link w:val="KopfzeileZchn"/>
    <w:uiPriority w:val="99"/>
    <w:unhideWhenUsed/>
    <w:rsid w:val="00A37BB4"/>
    <w:pPr>
      <w:tabs>
        <w:tab w:val="center" w:pos="4536"/>
        <w:tab w:val="right" w:pos="9072"/>
      </w:tabs>
      <w:spacing w:after="0" w:line="240" w:lineRule="auto"/>
    </w:pPr>
    <w:rPr>
      <w:rFonts w:ascii="Arial" w:hAnsi="Arial" w:cs="Arial"/>
      <w:sz w:val="20"/>
      <w:szCs w:val="20"/>
    </w:rPr>
  </w:style>
  <w:style w:type="character" w:customStyle="1" w:styleId="KopfzeileZchn">
    <w:name w:val="Kopfzeile Zchn"/>
    <w:basedOn w:val="Absatz-Standardschriftart"/>
    <w:link w:val="Kopfzeile"/>
    <w:uiPriority w:val="99"/>
    <w:rsid w:val="00A37BB4"/>
    <w:rPr>
      <w:rFonts w:ascii="Arial" w:hAnsi="Arial" w:cs="Arial"/>
      <w:sz w:val="20"/>
      <w:szCs w:val="20"/>
    </w:rPr>
  </w:style>
  <w:style w:type="paragraph" w:styleId="Fuzeile">
    <w:name w:val="footer"/>
    <w:basedOn w:val="Standard"/>
    <w:link w:val="FuzeileZchn"/>
    <w:uiPriority w:val="99"/>
    <w:unhideWhenUsed/>
    <w:rsid w:val="00A37BB4"/>
    <w:pPr>
      <w:tabs>
        <w:tab w:val="center" w:pos="4536"/>
        <w:tab w:val="right" w:pos="9072"/>
      </w:tabs>
      <w:spacing w:after="0" w:line="240" w:lineRule="auto"/>
    </w:pPr>
    <w:rPr>
      <w:rFonts w:ascii="Arial" w:hAnsi="Arial" w:cs="Arial"/>
      <w:sz w:val="20"/>
      <w:szCs w:val="20"/>
    </w:rPr>
  </w:style>
  <w:style w:type="character" w:customStyle="1" w:styleId="FuzeileZchn">
    <w:name w:val="Fußzeile Zchn"/>
    <w:basedOn w:val="Absatz-Standardschriftart"/>
    <w:link w:val="Fuzeile"/>
    <w:uiPriority w:val="99"/>
    <w:rsid w:val="00A37BB4"/>
    <w:rPr>
      <w:rFonts w:ascii="Arial" w:hAnsi="Arial" w:cs="Arial"/>
      <w:sz w:val="20"/>
      <w:szCs w:val="20"/>
    </w:rPr>
  </w:style>
  <w:style w:type="paragraph" w:customStyle="1" w:styleId="Fakten">
    <w:name w:val="Fakten"/>
    <w:basedOn w:val="Standard"/>
    <w:qFormat/>
    <w:rsid w:val="00A37BB4"/>
    <w:rPr>
      <w:rFonts w:ascii="Arial" w:hAnsi="Arial" w:cs="Arial"/>
      <w:sz w:val="20"/>
      <w:szCs w:val="20"/>
    </w:rPr>
  </w:style>
  <w:style w:type="paragraph" w:customStyle="1" w:styleId="Copyright">
    <w:name w:val="Copyright"/>
    <w:basedOn w:val="Fuzeile"/>
    <w:qFormat/>
    <w:rsid w:val="00A37BB4"/>
  </w:style>
  <w:style w:type="paragraph" w:customStyle="1" w:styleId="Kursname-beschreibung">
    <w:name w:val="Kursname/-beschreibung"/>
    <w:basedOn w:val="Kopfzeile"/>
    <w:qFormat/>
    <w:rsid w:val="00A37BB4"/>
    <w:pPr>
      <w:pBdr>
        <w:bottom w:val="single" w:sz="12" w:space="1" w:color="auto"/>
      </w:pBdr>
    </w:pPr>
    <w:rPr>
      <w:b/>
    </w:rPr>
  </w:style>
  <w:style w:type="paragraph" w:styleId="StandardWeb">
    <w:name w:val="Normal (Web)"/>
    <w:basedOn w:val="Standard"/>
    <w:uiPriority w:val="99"/>
    <w:unhideWhenUsed/>
    <w:rsid w:val="00A37BB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A37BB4"/>
    <w:rPr>
      <w:i/>
      <w:iCs/>
    </w:rPr>
  </w:style>
  <w:style w:type="paragraph" w:styleId="Inhaltsverzeichnisberschrift">
    <w:name w:val="TOC Heading"/>
    <w:basedOn w:val="berschrift1"/>
    <w:next w:val="Standard"/>
    <w:uiPriority w:val="39"/>
    <w:unhideWhenUsed/>
    <w:qFormat/>
    <w:rsid w:val="003D252D"/>
    <w:pPr>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3D252D"/>
    <w:pPr>
      <w:tabs>
        <w:tab w:val="right" w:leader="dot" w:pos="9062"/>
      </w:tabs>
      <w:spacing w:after="100"/>
    </w:pPr>
  </w:style>
  <w:style w:type="character" w:styleId="Hyperlink">
    <w:name w:val="Hyperlink"/>
    <w:basedOn w:val="Absatz-Standardschriftart"/>
    <w:uiPriority w:val="99"/>
    <w:unhideWhenUsed/>
    <w:rsid w:val="003D252D"/>
    <w:rPr>
      <w:color w:val="0563C1" w:themeColor="hyperlink"/>
      <w:u w:val="single"/>
    </w:rPr>
  </w:style>
  <w:style w:type="character" w:styleId="Fett">
    <w:name w:val="Strong"/>
    <w:basedOn w:val="Absatz-Standardschriftart"/>
    <w:uiPriority w:val="22"/>
    <w:qFormat/>
    <w:rsid w:val="003D252D"/>
    <w:rPr>
      <w:b/>
      <w:bCs/>
    </w:rPr>
  </w:style>
  <w:style w:type="character" w:styleId="NichtaufgelsteErwhnung">
    <w:name w:val="Unresolved Mention"/>
    <w:basedOn w:val="Absatz-Standardschriftart"/>
    <w:uiPriority w:val="99"/>
    <w:semiHidden/>
    <w:unhideWhenUsed/>
    <w:rsid w:val="005203FF"/>
    <w:rPr>
      <w:color w:val="808080"/>
      <w:shd w:val="clear" w:color="auto" w:fill="E6E6E6"/>
    </w:rPr>
  </w:style>
  <w:style w:type="paragraph" w:styleId="Sprechblasentext">
    <w:name w:val="Balloon Text"/>
    <w:basedOn w:val="Standard"/>
    <w:link w:val="SprechblasentextZchn"/>
    <w:uiPriority w:val="99"/>
    <w:semiHidden/>
    <w:unhideWhenUsed/>
    <w:rsid w:val="00F1418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1418A"/>
    <w:rPr>
      <w:rFonts w:ascii="Segoe UI" w:hAnsi="Segoe UI" w:cs="Segoe UI"/>
      <w:sz w:val="18"/>
      <w:szCs w:val="18"/>
    </w:rPr>
  </w:style>
  <w:style w:type="paragraph" w:styleId="KeinLeerraum">
    <w:name w:val="No Spacing"/>
    <w:link w:val="KeinLeerraumZchn"/>
    <w:uiPriority w:val="1"/>
    <w:qFormat/>
    <w:rsid w:val="00A817A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A817AF"/>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8092">
      <w:bodyDiv w:val="1"/>
      <w:marLeft w:val="0"/>
      <w:marRight w:val="0"/>
      <w:marTop w:val="0"/>
      <w:marBottom w:val="0"/>
      <w:divBdr>
        <w:top w:val="none" w:sz="0" w:space="0" w:color="auto"/>
        <w:left w:val="none" w:sz="0" w:space="0" w:color="auto"/>
        <w:bottom w:val="none" w:sz="0" w:space="0" w:color="auto"/>
        <w:right w:val="none" w:sz="0" w:space="0" w:color="auto"/>
      </w:divBdr>
    </w:div>
    <w:div w:id="52854247">
      <w:bodyDiv w:val="1"/>
      <w:marLeft w:val="0"/>
      <w:marRight w:val="0"/>
      <w:marTop w:val="0"/>
      <w:marBottom w:val="0"/>
      <w:divBdr>
        <w:top w:val="none" w:sz="0" w:space="0" w:color="auto"/>
        <w:left w:val="none" w:sz="0" w:space="0" w:color="auto"/>
        <w:bottom w:val="none" w:sz="0" w:space="0" w:color="auto"/>
        <w:right w:val="none" w:sz="0" w:space="0" w:color="auto"/>
      </w:divBdr>
    </w:div>
    <w:div w:id="122892779">
      <w:bodyDiv w:val="1"/>
      <w:marLeft w:val="0"/>
      <w:marRight w:val="0"/>
      <w:marTop w:val="0"/>
      <w:marBottom w:val="0"/>
      <w:divBdr>
        <w:top w:val="none" w:sz="0" w:space="0" w:color="auto"/>
        <w:left w:val="none" w:sz="0" w:space="0" w:color="auto"/>
        <w:bottom w:val="none" w:sz="0" w:space="0" w:color="auto"/>
        <w:right w:val="none" w:sz="0" w:space="0" w:color="auto"/>
      </w:divBdr>
    </w:div>
    <w:div w:id="128522144">
      <w:bodyDiv w:val="1"/>
      <w:marLeft w:val="0"/>
      <w:marRight w:val="0"/>
      <w:marTop w:val="0"/>
      <w:marBottom w:val="0"/>
      <w:divBdr>
        <w:top w:val="none" w:sz="0" w:space="0" w:color="auto"/>
        <w:left w:val="none" w:sz="0" w:space="0" w:color="auto"/>
        <w:bottom w:val="none" w:sz="0" w:space="0" w:color="auto"/>
        <w:right w:val="none" w:sz="0" w:space="0" w:color="auto"/>
      </w:divBdr>
    </w:div>
    <w:div w:id="131824734">
      <w:bodyDiv w:val="1"/>
      <w:marLeft w:val="0"/>
      <w:marRight w:val="0"/>
      <w:marTop w:val="0"/>
      <w:marBottom w:val="0"/>
      <w:divBdr>
        <w:top w:val="none" w:sz="0" w:space="0" w:color="auto"/>
        <w:left w:val="none" w:sz="0" w:space="0" w:color="auto"/>
        <w:bottom w:val="none" w:sz="0" w:space="0" w:color="auto"/>
        <w:right w:val="none" w:sz="0" w:space="0" w:color="auto"/>
      </w:divBdr>
    </w:div>
    <w:div w:id="152991939">
      <w:bodyDiv w:val="1"/>
      <w:marLeft w:val="0"/>
      <w:marRight w:val="0"/>
      <w:marTop w:val="0"/>
      <w:marBottom w:val="0"/>
      <w:divBdr>
        <w:top w:val="none" w:sz="0" w:space="0" w:color="auto"/>
        <w:left w:val="none" w:sz="0" w:space="0" w:color="auto"/>
        <w:bottom w:val="none" w:sz="0" w:space="0" w:color="auto"/>
        <w:right w:val="none" w:sz="0" w:space="0" w:color="auto"/>
      </w:divBdr>
    </w:div>
    <w:div w:id="272976547">
      <w:bodyDiv w:val="1"/>
      <w:marLeft w:val="0"/>
      <w:marRight w:val="0"/>
      <w:marTop w:val="0"/>
      <w:marBottom w:val="0"/>
      <w:divBdr>
        <w:top w:val="none" w:sz="0" w:space="0" w:color="auto"/>
        <w:left w:val="none" w:sz="0" w:space="0" w:color="auto"/>
        <w:bottom w:val="none" w:sz="0" w:space="0" w:color="auto"/>
        <w:right w:val="none" w:sz="0" w:space="0" w:color="auto"/>
      </w:divBdr>
    </w:div>
    <w:div w:id="327834550">
      <w:bodyDiv w:val="1"/>
      <w:marLeft w:val="0"/>
      <w:marRight w:val="0"/>
      <w:marTop w:val="0"/>
      <w:marBottom w:val="0"/>
      <w:divBdr>
        <w:top w:val="none" w:sz="0" w:space="0" w:color="auto"/>
        <w:left w:val="none" w:sz="0" w:space="0" w:color="auto"/>
        <w:bottom w:val="none" w:sz="0" w:space="0" w:color="auto"/>
        <w:right w:val="none" w:sz="0" w:space="0" w:color="auto"/>
      </w:divBdr>
    </w:div>
    <w:div w:id="387269938">
      <w:bodyDiv w:val="1"/>
      <w:marLeft w:val="0"/>
      <w:marRight w:val="0"/>
      <w:marTop w:val="0"/>
      <w:marBottom w:val="0"/>
      <w:divBdr>
        <w:top w:val="none" w:sz="0" w:space="0" w:color="auto"/>
        <w:left w:val="none" w:sz="0" w:space="0" w:color="auto"/>
        <w:bottom w:val="none" w:sz="0" w:space="0" w:color="auto"/>
        <w:right w:val="none" w:sz="0" w:space="0" w:color="auto"/>
      </w:divBdr>
    </w:div>
    <w:div w:id="407532991">
      <w:bodyDiv w:val="1"/>
      <w:marLeft w:val="0"/>
      <w:marRight w:val="0"/>
      <w:marTop w:val="0"/>
      <w:marBottom w:val="0"/>
      <w:divBdr>
        <w:top w:val="none" w:sz="0" w:space="0" w:color="auto"/>
        <w:left w:val="none" w:sz="0" w:space="0" w:color="auto"/>
        <w:bottom w:val="none" w:sz="0" w:space="0" w:color="auto"/>
        <w:right w:val="none" w:sz="0" w:space="0" w:color="auto"/>
      </w:divBdr>
    </w:div>
    <w:div w:id="420293361">
      <w:bodyDiv w:val="1"/>
      <w:marLeft w:val="0"/>
      <w:marRight w:val="0"/>
      <w:marTop w:val="0"/>
      <w:marBottom w:val="0"/>
      <w:divBdr>
        <w:top w:val="none" w:sz="0" w:space="0" w:color="auto"/>
        <w:left w:val="none" w:sz="0" w:space="0" w:color="auto"/>
        <w:bottom w:val="none" w:sz="0" w:space="0" w:color="auto"/>
        <w:right w:val="none" w:sz="0" w:space="0" w:color="auto"/>
      </w:divBdr>
    </w:div>
    <w:div w:id="458570007">
      <w:bodyDiv w:val="1"/>
      <w:marLeft w:val="0"/>
      <w:marRight w:val="0"/>
      <w:marTop w:val="0"/>
      <w:marBottom w:val="0"/>
      <w:divBdr>
        <w:top w:val="none" w:sz="0" w:space="0" w:color="auto"/>
        <w:left w:val="none" w:sz="0" w:space="0" w:color="auto"/>
        <w:bottom w:val="none" w:sz="0" w:space="0" w:color="auto"/>
        <w:right w:val="none" w:sz="0" w:space="0" w:color="auto"/>
      </w:divBdr>
    </w:div>
    <w:div w:id="469443838">
      <w:bodyDiv w:val="1"/>
      <w:marLeft w:val="0"/>
      <w:marRight w:val="0"/>
      <w:marTop w:val="0"/>
      <w:marBottom w:val="0"/>
      <w:divBdr>
        <w:top w:val="none" w:sz="0" w:space="0" w:color="auto"/>
        <w:left w:val="none" w:sz="0" w:space="0" w:color="auto"/>
        <w:bottom w:val="none" w:sz="0" w:space="0" w:color="auto"/>
        <w:right w:val="none" w:sz="0" w:space="0" w:color="auto"/>
      </w:divBdr>
    </w:div>
    <w:div w:id="473136345">
      <w:bodyDiv w:val="1"/>
      <w:marLeft w:val="0"/>
      <w:marRight w:val="0"/>
      <w:marTop w:val="0"/>
      <w:marBottom w:val="0"/>
      <w:divBdr>
        <w:top w:val="none" w:sz="0" w:space="0" w:color="auto"/>
        <w:left w:val="none" w:sz="0" w:space="0" w:color="auto"/>
        <w:bottom w:val="none" w:sz="0" w:space="0" w:color="auto"/>
        <w:right w:val="none" w:sz="0" w:space="0" w:color="auto"/>
      </w:divBdr>
    </w:div>
    <w:div w:id="495658076">
      <w:bodyDiv w:val="1"/>
      <w:marLeft w:val="0"/>
      <w:marRight w:val="0"/>
      <w:marTop w:val="0"/>
      <w:marBottom w:val="0"/>
      <w:divBdr>
        <w:top w:val="none" w:sz="0" w:space="0" w:color="auto"/>
        <w:left w:val="none" w:sz="0" w:space="0" w:color="auto"/>
        <w:bottom w:val="none" w:sz="0" w:space="0" w:color="auto"/>
        <w:right w:val="none" w:sz="0" w:space="0" w:color="auto"/>
      </w:divBdr>
    </w:div>
    <w:div w:id="524683711">
      <w:bodyDiv w:val="1"/>
      <w:marLeft w:val="0"/>
      <w:marRight w:val="0"/>
      <w:marTop w:val="0"/>
      <w:marBottom w:val="0"/>
      <w:divBdr>
        <w:top w:val="none" w:sz="0" w:space="0" w:color="auto"/>
        <w:left w:val="none" w:sz="0" w:space="0" w:color="auto"/>
        <w:bottom w:val="none" w:sz="0" w:space="0" w:color="auto"/>
        <w:right w:val="none" w:sz="0" w:space="0" w:color="auto"/>
      </w:divBdr>
    </w:div>
    <w:div w:id="531725575">
      <w:bodyDiv w:val="1"/>
      <w:marLeft w:val="0"/>
      <w:marRight w:val="0"/>
      <w:marTop w:val="0"/>
      <w:marBottom w:val="0"/>
      <w:divBdr>
        <w:top w:val="none" w:sz="0" w:space="0" w:color="auto"/>
        <w:left w:val="none" w:sz="0" w:space="0" w:color="auto"/>
        <w:bottom w:val="none" w:sz="0" w:space="0" w:color="auto"/>
        <w:right w:val="none" w:sz="0" w:space="0" w:color="auto"/>
      </w:divBdr>
    </w:div>
    <w:div w:id="555118807">
      <w:bodyDiv w:val="1"/>
      <w:marLeft w:val="0"/>
      <w:marRight w:val="0"/>
      <w:marTop w:val="0"/>
      <w:marBottom w:val="0"/>
      <w:divBdr>
        <w:top w:val="none" w:sz="0" w:space="0" w:color="auto"/>
        <w:left w:val="none" w:sz="0" w:space="0" w:color="auto"/>
        <w:bottom w:val="none" w:sz="0" w:space="0" w:color="auto"/>
        <w:right w:val="none" w:sz="0" w:space="0" w:color="auto"/>
      </w:divBdr>
    </w:div>
    <w:div w:id="557472302">
      <w:bodyDiv w:val="1"/>
      <w:marLeft w:val="0"/>
      <w:marRight w:val="0"/>
      <w:marTop w:val="0"/>
      <w:marBottom w:val="0"/>
      <w:divBdr>
        <w:top w:val="none" w:sz="0" w:space="0" w:color="auto"/>
        <w:left w:val="none" w:sz="0" w:space="0" w:color="auto"/>
        <w:bottom w:val="none" w:sz="0" w:space="0" w:color="auto"/>
        <w:right w:val="none" w:sz="0" w:space="0" w:color="auto"/>
      </w:divBdr>
    </w:div>
    <w:div w:id="578638485">
      <w:bodyDiv w:val="1"/>
      <w:marLeft w:val="0"/>
      <w:marRight w:val="0"/>
      <w:marTop w:val="0"/>
      <w:marBottom w:val="0"/>
      <w:divBdr>
        <w:top w:val="none" w:sz="0" w:space="0" w:color="auto"/>
        <w:left w:val="none" w:sz="0" w:space="0" w:color="auto"/>
        <w:bottom w:val="none" w:sz="0" w:space="0" w:color="auto"/>
        <w:right w:val="none" w:sz="0" w:space="0" w:color="auto"/>
      </w:divBdr>
    </w:div>
    <w:div w:id="590361491">
      <w:bodyDiv w:val="1"/>
      <w:marLeft w:val="0"/>
      <w:marRight w:val="0"/>
      <w:marTop w:val="0"/>
      <w:marBottom w:val="0"/>
      <w:divBdr>
        <w:top w:val="none" w:sz="0" w:space="0" w:color="auto"/>
        <w:left w:val="none" w:sz="0" w:space="0" w:color="auto"/>
        <w:bottom w:val="none" w:sz="0" w:space="0" w:color="auto"/>
        <w:right w:val="none" w:sz="0" w:space="0" w:color="auto"/>
      </w:divBdr>
    </w:div>
    <w:div w:id="599025143">
      <w:bodyDiv w:val="1"/>
      <w:marLeft w:val="0"/>
      <w:marRight w:val="0"/>
      <w:marTop w:val="0"/>
      <w:marBottom w:val="0"/>
      <w:divBdr>
        <w:top w:val="none" w:sz="0" w:space="0" w:color="auto"/>
        <w:left w:val="none" w:sz="0" w:space="0" w:color="auto"/>
        <w:bottom w:val="none" w:sz="0" w:space="0" w:color="auto"/>
        <w:right w:val="none" w:sz="0" w:space="0" w:color="auto"/>
      </w:divBdr>
    </w:div>
    <w:div w:id="633566693">
      <w:bodyDiv w:val="1"/>
      <w:marLeft w:val="0"/>
      <w:marRight w:val="0"/>
      <w:marTop w:val="0"/>
      <w:marBottom w:val="0"/>
      <w:divBdr>
        <w:top w:val="none" w:sz="0" w:space="0" w:color="auto"/>
        <w:left w:val="none" w:sz="0" w:space="0" w:color="auto"/>
        <w:bottom w:val="none" w:sz="0" w:space="0" w:color="auto"/>
        <w:right w:val="none" w:sz="0" w:space="0" w:color="auto"/>
      </w:divBdr>
    </w:div>
    <w:div w:id="667906576">
      <w:bodyDiv w:val="1"/>
      <w:marLeft w:val="0"/>
      <w:marRight w:val="0"/>
      <w:marTop w:val="0"/>
      <w:marBottom w:val="0"/>
      <w:divBdr>
        <w:top w:val="none" w:sz="0" w:space="0" w:color="auto"/>
        <w:left w:val="none" w:sz="0" w:space="0" w:color="auto"/>
        <w:bottom w:val="none" w:sz="0" w:space="0" w:color="auto"/>
        <w:right w:val="none" w:sz="0" w:space="0" w:color="auto"/>
      </w:divBdr>
    </w:div>
    <w:div w:id="703098722">
      <w:bodyDiv w:val="1"/>
      <w:marLeft w:val="0"/>
      <w:marRight w:val="0"/>
      <w:marTop w:val="0"/>
      <w:marBottom w:val="0"/>
      <w:divBdr>
        <w:top w:val="none" w:sz="0" w:space="0" w:color="auto"/>
        <w:left w:val="none" w:sz="0" w:space="0" w:color="auto"/>
        <w:bottom w:val="none" w:sz="0" w:space="0" w:color="auto"/>
        <w:right w:val="none" w:sz="0" w:space="0" w:color="auto"/>
      </w:divBdr>
    </w:div>
    <w:div w:id="752049810">
      <w:bodyDiv w:val="1"/>
      <w:marLeft w:val="0"/>
      <w:marRight w:val="0"/>
      <w:marTop w:val="0"/>
      <w:marBottom w:val="0"/>
      <w:divBdr>
        <w:top w:val="none" w:sz="0" w:space="0" w:color="auto"/>
        <w:left w:val="none" w:sz="0" w:space="0" w:color="auto"/>
        <w:bottom w:val="none" w:sz="0" w:space="0" w:color="auto"/>
        <w:right w:val="none" w:sz="0" w:space="0" w:color="auto"/>
      </w:divBdr>
    </w:div>
    <w:div w:id="761218992">
      <w:bodyDiv w:val="1"/>
      <w:marLeft w:val="0"/>
      <w:marRight w:val="0"/>
      <w:marTop w:val="0"/>
      <w:marBottom w:val="0"/>
      <w:divBdr>
        <w:top w:val="none" w:sz="0" w:space="0" w:color="auto"/>
        <w:left w:val="none" w:sz="0" w:space="0" w:color="auto"/>
        <w:bottom w:val="none" w:sz="0" w:space="0" w:color="auto"/>
        <w:right w:val="none" w:sz="0" w:space="0" w:color="auto"/>
      </w:divBdr>
    </w:div>
    <w:div w:id="762460445">
      <w:bodyDiv w:val="1"/>
      <w:marLeft w:val="0"/>
      <w:marRight w:val="0"/>
      <w:marTop w:val="0"/>
      <w:marBottom w:val="0"/>
      <w:divBdr>
        <w:top w:val="none" w:sz="0" w:space="0" w:color="auto"/>
        <w:left w:val="none" w:sz="0" w:space="0" w:color="auto"/>
        <w:bottom w:val="none" w:sz="0" w:space="0" w:color="auto"/>
        <w:right w:val="none" w:sz="0" w:space="0" w:color="auto"/>
      </w:divBdr>
    </w:div>
    <w:div w:id="809250385">
      <w:bodyDiv w:val="1"/>
      <w:marLeft w:val="0"/>
      <w:marRight w:val="0"/>
      <w:marTop w:val="0"/>
      <w:marBottom w:val="0"/>
      <w:divBdr>
        <w:top w:val="none" w:sz="0" w:space="0" w:color="auto"/>
        <w:left w:val="none" w:sz="0" w:space="0" w:color="auto"/>
        <w:bottom w:val="none" w:sz="0" w:space="0" w:color="auto"/>
        <w:right w:val="none" w:sz="0" w:space="0" w:color="auto"/>
      </w:divBdr>
    </w:div>
    <w:div w:id="869806178">
      <w:bodyDiv w:val="1"/>
      <w:marLeft w:val="0"/>
      <w:marRight w:val="0"/>
      <w:marTop w:val="0"/>
      <w:marBottom w:val="0"/>
      <w:divBdr>
        <w:top w:val="none" w:sz="0" w:space="0" w:color="auto"/>
        <w:left w:val="none" w:sz="0" w:space="0" w:color="auto"/>
        <w:bottom w:val="none" w:sz="0" w:space="0" w:color="auto"/>
        <w:right w:val="none" w:sz="0" w:space="0" w:color="auto"/>
      </w:divBdr>
    </w:div>
    <w:div w:id="871501626">
      <w:bodyDiv w:val="1"/>
      <w:marLeft w:val="0"/>
      <w:marRight w:val="0"/>
      <w:marTop w:val="0"/>
      <w:marBottom w:val="0"/>
      <w:divBdr>
        <w:top w:val="none" w:sz="0" w:space="0" w:color="auto"/>
        <w:left w:val="none" w:sz="0" w:space="0" w:color="auto"/>
        <w:bottom w:val="none" w:sz="0" w:space="0" w:color="auto"/>
        <w:right w:val="none" w:sz="0" w:space="0" w:color="auto"/>
      </w:divBdr>
    </w:div>
    <w:div w:id="905385417">
      <w:bodyDiv w:val="1"/>
      <w:marLeft w:val="0"/>
      <w:marRight w:val="0"/>
      <w:marTop w:val="0"/>
      <w:marBottom w:val="0"/>
      <w:divBdr>
        <w:top w:val="none" w:sz="0" w:space="0" w:color="auto"/>
        <w:left w:val="none" w:sz="0" w:space="0" w:color="auto"/>
        <w:bottom w:val="none" w:sz="0" w:space="0" w:color="auto"/>
        <w:right w:val="none" w:sz="0" w:space="0" w:color="auto"/>
      </w:divBdr>
    </w:div>
    <w:div w:id="929238380">
      <w:bodyDiv w:val="1"/>
      <w:marLeft w:val="0"/>
      <w:marRight w:val="0"/>
      <w:marTop w:val="0"/>
      <w:marBottom w:val="0"/>
      <w:divBdr>
        <w:top w:val="none" w:sz="0" w:space="0" w:color="auto"/>
        <w:left w:val="none" w:sz="0" w:space="0" w:color="auto"/>
        <w:bottom w:val="none" w:sz="0" w:space="0" w:color="auto"/>
        <w:right w:val="none" w:sz="0" w:space="0" w:color="auto"/>
      </w:divBdr>
    </w:div>
    <w:div w:id="945429949">
      <w:bodyDiv w:val="1"/>
      <w:marLeft w:val="0"/>
      <w:marRight w:val="0"/>
      <w:marTop w:val="0"/>
      <w:marBottom w:val="0"/>
      <w:divBdr>
        <w:top w:val="none" w:sz="0" w:space="0" w:color="auto"/>
        <w:left w:val="none" w:sz="0" w:space="0" w:color="auto"/>
        <w:bottom w:val="none" w:sz="0" w:space="0" w:color="auto"/>
        <w:right w:val="none" w:sz="0" w:space="0" w:color="auto"/>
      </w:divBdr>
    </w:div>
    <w:div w:id="950669550">
      <w:bodyDiv w:val="1"/>
      <w:marLeft w:val="0"/>
      <w:marRight w:val="0"/>
      <w:marTop w:val="0"/>
      <w:marBottom w:val="0"/>
      <w:divBdr>
        <w:top w:val="none" w:sz="0" w:space="0" w:color="auto"/>
        <w:left w:val="none" w:sz="0" w:space="0" w:color="auto"/>
        <w:bottom w:val="none" w:sz="0" w:space="0" w:color="auto"/>
        <w:right w:val="none" w:sz="0" w:space="0" w:color="auto"/>
      </w:divBdr>
    </w:div>
    <w:div w:id="959149127">
      <w:bodyDiv w:val="1"/>
      <w:marLeft w:val="0"/>
      <w:marRight w:val="0"/>
      <w:marTop w:val="0"/>
      <w:marBottom w:val="0"/>
      <w:divBdr>
        <w:top w:val="none" w:sz="0" w:space="0" w:color="auto"/>
        <w:left w:val="none" w:sz="0" w:space="0" w:color="auto"/>
        <w:bottom w:val="none" w:sz="0" w:space="0" w:color="auto"/>
        <w:right w:val="none" w:sz="0" w:space="0" w:color="auto"/>
      </w:divBdr>
    </w:div>
    <w:div w:id="965040211">
      <w:bodyDiv w:val="1"/>
      <w:marLeft w:val="0"/>
      <w:marRight w:val="0"/>
      <w:marTop w:val="0"/>
      <w:marBottom w:val="0"/>
      <w:divBdr>
        <w:top w:val="none" w:sz="0" w:space="0" w:color="auto"/>
        <w:left w:val="none" w:sz="0" w:space="0" w:color="auto"/>
        <w:bottom w:val="none" w:sz="0" w:space="0" w:color="auto"/>
        <w:right w:val="none" w:sz="0" w:space="0" w:color="auto"/>
      </w:divBdr>
    </w:div>
    <w:div w:id="972060670">
      <w:bodyDiv w:val="1"/>
      <w:marLeft w:val="0"/>
      <w:marRight w:val="0"/>
      <w:marTop w:val="0"/>
      <w:marBottom w:val="0"/>
      <w:divBdr>
        <w:top w:val="none" w:sz="0" w:space="0" w:color="auto"/>
        <w:left w:val="none" w:sz="0" w:space="0" w:color="auto"/>
        <w:bottom w:val="none" w:sz="0" w:space="0" w:color="auto"/>
        <w:right w:val="none" w:sz="0" w:space="0" w:color="auto"/>
      </w:divBdr>
    </w:div>
    <w:div w:id="1005863025">
      <w:bodyDiv w:val="1"/>
      <w:marLeft w:val="0"/>
      <w:marRight w:val="0"/>
      <w:marTop w:val="0"/>
      <w:marBottom w:val="0"/>
      <w:divBdr>
        <w:top w:val="none" w:sz="0" w:space="0" w:color="auto"/>
        <w:left w:val="none" w:sz="0" w:space="0" w:color="auto"/>
        <w:bottom w:val="none" w:sz="0" w:space="0" w:color="auto"/>
        <w:right w:val="none" w:sz="0" w:space="0" w:color="auto"/>
      </w:divBdr>
    </w:div>
    <w:div w:id="1018854890">
      <w:bodyDiv w:val="1"/>
      <w:marLeft w:val="0"/>
      <w:marRight w:val="0"/>
      <w:marTop w:val="0"/>
      <w:marBottom w:val="0"/>
      <w:divBdr>
        <w:top w:val="none" w:sz="0" w:space="0" w:color="auto"/>
        <w:left w:val="none" w:sz="0" w:space="0" w:color="auto"/>
        <w:bottom w:val="none" w:sz="0" w:space="0" w:color="auto"/>
        <w:right w:val="none" w:sz="0" w:space="0" w:color="auto"/>
      </w:divBdr>
    </w:div>
    <w:div w:id="1048797503">
      <w:bodyDiv w:val="1"/>
      <w:marLeft w:val="0"/>
      <w:marRight w:val="0"/>
      <w:marTop w:val="0"/>
      <w:marBottom w:val="0"/>
      <w:divBdr>
        <w:top w:val="none" w:sz="0" w:space="0" w:color="auto"/>
        <w:left w:val="none" w:sz="0" w:space="0" w:color="auto"/>
        <w:bottom w:val="none" w:sz="0" w:space="0" w:color="auto"/>
        <w:right w:val="none" w:sz="0" w:space="0" w:color="auto"/>
      </w:divBdr>
    </w:div>
    <w:div w:id="1071807515">
      <w:bodyDiv w:val="1"/>
      <w:marLeft w:val="0"/>
      <w:marRight w:val="0"/>
      <w:marTop w:val="0"/>
      <w:marBottom w:val="0"/>
      <w:divBdr>
        <w:top w:val="none" w:sz="0" w:space="0" w:color="auto"/>
        <w:left w:val="none" w:sz="0" w:space="0" w:color="auto"/>
        <w:bottom w:val="none" w:sz="0" w:space="0" w:color="auto"/>
        <w:right w:val="none" w:sz="0" w:space="0" w:color="auto"/>
      </w:divBdr>
    </w:div>
    <w:div w:id="1097753520">
      <w:bodyDiv w:val="1"/>
      <w:marLeft w:val="0"/>
      <w:marRight w:val="0"/>
      <w:marTop w:val="0"/>
      <w:marBottom w:val="0"/>
      <w:divBdr>
        <w:top w:val="none" w:sz="0" w:space="0" w:color="auto"/>
        <w:left w:val="none" w:sz="0" w:space="0" w:color="auto"/>
        <w:bottom w:val="none" w:sz="0" w:space="0" w:color="auto"/>
        <w:right w:val="none" w:sz="0" w:space="0" w:color="auto"/>
      </w:divBdr>
    </w:div>
    <w:div w:id="1100877558">
      <w:bodyDiv w:val="1"/>
      <w:marLeft w:val="0"/>
      <w:marRight w:val="0"/>
      <w:marTop w:val="0"/>
      <w:marBottom w:val="0"/>
      <w:divBdr>
        <w:top w:val="none" w:sz="0" w:space="0" w:color="auto"/>
        <w:left w:val="none" w:sz="0" w:space="0" w:color="auto"/>
        <w:bottom w:val="none" w:sz="0" w:space="0" w:color="auto"/>
        <w:right w:val="none" w:sz="0" w:space="0" w:color="auto"/>
      </w:divBdr>
    </w:div>
    <w:div w:id="1105150712">
      <w:bodyDiv w:val="1"/>
      <w:marLeft w:val="0"/>
      <w:marRight w:val="0"/>
      <w:marTop w:val="0"/>
      <w:marBottom w:val="0"/>
      <w:divBdr>
        <w:top w:val="none" w:sz="0" w:space="0" w:color="auto"/>
        <w:left w:val="none" w:sz="0" w:space="0" w:color="auto"/>
        <w:bottom w:val="none" w:sz="0" w:space="0" w:color="auto"/>
        <w:right w:val="none" w:sz="0" w:space="0" w:color="auto"/>
      </w:divBdr>
    </w:div>
    <w:div w:id="1136946787">
      <w:bodyDiv w:val="1"/>
      <w:marLeft w:val="0"/>
      <w:marRight w:val="0"/>
      <w:marTop w:val="0"/>
      <w:marBottom w:val="0"/>
      <w:divBdr>
        <w:top w:val="none" w:sz="0" w:space="0" w:color="auto"/>
        <w:left w:val="none" w:sz="0" w:space="0" w:color="auto"/>
        <w:bottom w:val="none" w:sz="0" w:space="0" w:color="auto"/>
        <w:right w:val="none" w:sz="0" w:space="0" w:color="auto"/>
      </w:divBdr>
    </w:div>
    <w:div w:id="1157460429">
      <w:bodyDiv w:val="1"/>
      <w:marLeft w:val="0"/>
      <w:marRight w:val="0"/>
      <w:marTop w:val="0"/>
      <w:marBottom w:val="0"/>
      <w:divBdr>
        <w:top w:val="none" w:sz="0" w:space="0" w:color="auto"/>
        <w:left w:val="none" w:sz="0" w:space="0" w:color="auto"/>
        <w:bottom w:val="none" w:sz="0" w:space="0" w:color="auto"/>
        <w:right w:val="none" w:sz="0" w:space="0" w:color="auto"/>
      </w:divBdr>
    </w:div>
    <w:div w:id="1183202829">
      <w:bodyDiv w:val="1"/>
      <w:marLeft w:val="0"/>
      <w:marRight w:val="0"/>
      <w:marTop w:val="0"/>
      <w:marBottom w:val="0"/>
      <w:divBdr>
        <w:top w:val="none" w:sz="0" w:space="0" w:color="auto"/>
        <w:left w:val="none" w:sz="0" w:space="0" w:color="auto"/>
        <w:bottom w:val="none" w:sz="0" w:space="0" w:color="auto"/>
        <w:right w:val="none" w:sz="0" w:space="0" w:color="auto"/>
      </w:divBdr>
    </w:div>
    <w:div w:id="1243177298">
      <w:bodyDiv w:val="1"/>
      <w:marLeft w:val="0"/>
      <w:marRight w:val="0"/>
      <w:marTop w:val="0"/>
      <w:marBottom w:val="0"/>
      <w:divBdr>
        <w:top w:val="none" w:sz="0" w:space="0" w:color="auto"/>
        <w:left w:val="none" w:sz="0" w:space="0" w:color="auto"/>
        <w:bottom w:val="none" w:sz="0" w:space="0" w:color="auto"/>
        <w:right w:val="none" w:sz="0" w:space="0" w:color="auto"/>
      </w:divBdr>
    </w:div>
    <w:div w:id="1249146872">
      <w:bodyDiv w:val="1"/>
      <w:marLeft w:val="0"/>
      <w:marRight w:val="0"/>
      <w:marTop w:val="0"/>
      <w:marBottom w:val="0"/>
      <w:divBdr>
        <w:top w:val="none" w:sz="0" w:space="0" w:color="auto"/>
        <w:left w:val="none" w:sz="0" w:space="0" w:color="auto"/>
        <w:bottom w:val="none" w:sz="0" w:space="0" w:color="auto"/>
        <w:right w:val="none" w:sz="0" w:space="0" w:color="auto"/>
      </w:divBdr>
    </w:div>
    <w:div w:id="1288241555">
      <w:bodyDiv w:val="1"/>
      <w:marLeft w:val="0"/>
      <w:marRight w:val="0"/>
      <w:marTop w:val="0"/>
      <w:marBottom w:val="0"/>
      <w:divBdr>
        <w:top w:val="none" w:sz="0" w:space="0" w:color="auto"/>
        <w:left w:val="none" w:sz="0" w:space="0" w:color="auto"/>
        <w:bottom w:val="none" w:sz="0" w:space="0" w:color="auto"/>
        <w:right w:val="none" w:sz="0" w:space="0" w:color="auto"/>
      </w:divBdr>
    </w:div>
    <w:div w:id="1429348156">
      <w:bodyDiv w:val="1"/>
      <w:marLeft w:val="0"/>
      <w:marRight w:val="0"/>
      <w:marTop w:val="0"/>
      <w:marBottom w:val="0"/>
      <w:divBdr>
        <w:top w:val="none" w:sz="0" w:space="0" w:color="auto"/>
        <w:left w:val="none" w:sz="0" w:space="0" w:color="auto"/>
        <w:bottom w:val="none" w:sz="0" w:space="0" w:color="auto"/>
        <w:right w:val="none" w:sz="0" w:space="0" w:color="auto"/>
      </w:divBdr>
    </w:div>
    <w:div w:id="1441873176">
      <w:bodyDiv w:val="1"/>
      <w:marLeft w:val="0"/>
      <w:marRight w:val="0"/>
      <w:marTop w:val="0"/>
      <w:marBottom w:val="0"/>
      <w:divBdr>
        <w:top w:val="none" w:sz="0" w:space="0" w:color="auto"/>
        <w:left w:val="none" w:sz="0" w:space="0" w:color="auto"/>
        <w:bottom w:val="none" w:sz="0" w:space="0" w:color="auto"/>
        <w:right w:val="none" w:sz="0" w:space="0" w:color="auto"/>
      </w:divBdr>
    </w:div>
    <w:div w:id="1447387680">
      <w:bodyDiv w:val="1"/>
      <w:marLeft w:val="0"/>
      <w:marRight w:val="0"/>
      <w:marTop w:val="0"/>
      <w:marBottom w:val="0"/>
      <w:divBdr>
        <w:top w:val="none" w:sz="0" w:space="0" w:color="auto"/>
        <w:left w:val="none" w:sz="0" w:space="0" w:color="auto"/>
        <w:bottom w:val="none" w:sz="0" w:space="0" w:color="auto"/>
        <w:right w:val="none" w:sz="0" w:space="0" w:color="auto"/>
      </w:divBdr>
    </w:div>
    <w:div w:id="1477723761">
      <w:bodyDiv w:val="1"/>
      <w:marLeft w:val="0"/>
      <w:marRight w:val="0"/>
      <w:marTop w:val="0"/>
      <w:marBottom w:val="0"/>
      <w:divBdr>
        <w:top w:val="none" w:sz="0" w:space="0" w:color="auto"/>
        <w:left w:val="none" w:sz="0" w:space="0" w:color="auto"/>
        <w:bottom w:val="none" w:sz="0" w:space="0" w:color="auto"/>
        <w:right w:val="none" w:sz="0" w:space="0" w:color="auto"/>
      </w:divBdr>
    </w:div>
    <w:div w:id="1492017533">
      <w:bodyDiv w:val="1"/>
      <w:marLeft w:val="0"/>
      <w:marRight w:val="0"/>
      <w:marTop w:val="0"/>
      <w:marBottom w:val="0"/>
      <w:divBdr>
        <w:top w:val="none" w:sz="0" w:space="0" w:color="auto"/>
        <w:left w:val="none" w:sz="0" w:space="0" w:color="auto"/>
        <w:bottom w:val="none" w:sz="0" w:space="0" w:color="auto"/>
        <w:right w:val="none" w:sz="0" w:space="0" w:color="auto"/>
      </w:divBdr>
    </w:div>
    <w:div w:id="1507163476">
      <w:bodyDiv w:val="1"/>
      <w:marLeft w:val="0"/>
      <w:marRight w:val="0"/>
      <w:marTop w:val="0"/>
      <w:marBottom w:val="0"/>
      <w:divBdr>
        <w:top w:val="none" w:sz="0" w:space="0" w:color="auto"/>
        <w:left w:val="none" w:sz="0" w:space="0" w:color="auto"/>
        <w:bottom w:val="none" w:sz="0" w:space="0" w:color="auto"/>
        <w:right w:val="none" w:sz="0" w:space="0" w:color="auto"/>
      </w:divBdr>
    </w:div>
    <w:div w:id="1514343051">
      <w:bodyDiv w:val="1"/>
      <w:marLeft w:val="0"/>
      <w:marRight w:val="0"/>
      <w:marTop w:val="0"/>
      <w:marBottom w:val="0"/>
      <w:divBdr>
        <w:top w:val="none" w:sz="0" w:space="0" w:color="auto"/>
        <w:left w:val="none" w:sz="0" w:space="0" w:color="auto"/>
        <w:bottom w:val="none" w:sz="0" w:space="0" w:color="auto"/>
        <w:right w:val="none" w:sz="0" w:space="0" w:color="auto"/>
      </w:divBdr>
    </w:div>
    <w:div w:id="1524707817">
      <w:bodyDiv w:val="1"/>
      <w:marLeft w:val="0"/>
      <w:marRight w:val="0"/>
      <w:marTop w:val="0"/>
      <w:marBottom w:val="0"/>
      <w:divBdr>
        <w:top w:val="none" w:sz="0" w:space="0" w:color="auto"/>
        <w:left w:val="none" w:sz="0" w:space="0" w:color="auto"/>
        <w:bottom w:val="none" w:sz="0" w:space="0" w:color="auto"/>
        <w:right w:val="none" w:sz="0" w:space="0" w:color="auto"/>
      </w:divBdr>
    </w:div>
    <w:div w:id="1555040290">
      <w:bodyDiv w:val="1"/>
      <w:marLeft w:val="0"/>
      <w:marRight w:val="0"/>
      <w:marTop w:val="0"/>
      <w:marBottom w:val="0"/>
      <w:divBdr>
        <w:top w:val="none" w:sz="0" w:space="0" w:color="auto"/>
        <w:left w:val="none" w:sz="0" w:space="0" w:color="auto"/>
        <w:bottom w:val="none" w:sz="0" w:space="0" w:color="auto"/>
        <w:right w:val="none" w:sz="0" w:space="0" w:color="auto"/>
      </w:divBdr>
    </w:div>
    <w:div w:id="1557160432">
      <w:bodyDiv w:val="1"/>
      <w:marLeft w:val="0"/>
      <w:marRight w:val="0"/>
      <w:marTop w:val="0"/>
      <w:marBottom w:val="0"/>
      <w:divBdr>
        <w:top w:val="none" w:sz="0" w:space="0" w:color="auto"/>
        <w:left w:val="none" w:sz="0" w:space="0" w:color="auto"/>
        <w:bottom w:val="none" w:sz="0" w:space="0" w:color="auto"/>
        <w:right w:val="none" w:sz="0" w:space="0" w:color="auto"/>
      </w:divBdr>
    </w:div>
    <w:div w:id="1650093791">
      <w:bodyDiv w:val="1"/>
      <w:marLeft w:val="0"/>
      <w:marRight w:val="0"/>
      <w:marTop w:val="0"/>
      <w:marBottom w:val="0"/>
      <w:divBdr>
        <w:top w:val="none" w:sz="0" w:space="0" w:color="auto"/>
        <w:left w:val="none" w:sz="0" w:space="0" w:color="auto"/>
        <w:bottom w:val="none" w:sz="0" w:space="0" w:color="auto"/>
        <w:right w:val="none" w:sz="0" w:space="0" w:color="auto"/>
      </w:divBdr>
    </w:div>
    <w:div w:id="1665938622">
      <w:bodyDiv w:val="1"/>
      <w:marLeft w:val="0"/>
      <w:marRight w:val="0"/>
      <w:marTop w:val="0"/>
      <w:marBottom w:val="0"/>
      <w:divBdr>
        <w:top w:val="none" w:sz="0" w:space="0" w:color="auto"/>
        <w:left w:val="none" w:sz="0" w:space="0" w:color="auto"/>
        <w:bottom w:val="none" w:sz="0" w:space="0" w:color="auto"/>
        <w:right w:val="none" w:sz="0" w:space="0" w:color="auto"/>
      </w:divBdr>
    </w:div>
    <w:div w:id="1676303376">
      <w:bodyDiv w:val="1"/>
      <w:marLeft w:val="0"/>
      <w:marRight w:val="0"/>
      <w:marTop w:val="0"/>
      <w:marBottom w:val="0"/>
      <w:divBdr>
        <w:top w:val="none" w:sz="0" w:space="0" w:color="auto"/>
        <w:left w:val="none" w:sz="0" w:space="0" w:color="auto"/>
        <w:bottom w:val="none" w:sz="0" w:space="0" w:color="auto"/>
        <w:right w:val="none" w:sz="0" w:space="0" w:color="auto"/>
      </w:divBdr>
    </w:div>
    <w:div w:id="1726562576">
      <w:bodyDiv w:val="1"/>
      <w:marLeft w:val="0"/>
      <w:marRight w:val="0"/>
      <w:marTop w:val="0"/>
      <w:marBottom w:val="0"/>
      <w:divBdr>
        <w:top w:val="none" w:sz="0" w:space="0" w:color="auto"/>
        <w:left w:val="none" w:sz="0" w:space="0" w:color="auto"/>
        <w:bottom w:val="none" w:sz="0" w:space="0" w:color="auto"/>
        <w:right w:val="none" w:sz="0" w:space="0" w:color="auto"/>
      </w:divBdr>
    </w:div>
    <w:div w:id="1736198380">
      <w:bodyDiv w:val="1"/>
      <w:marLeft w:val="0"/>
      <w:marRight w:val="0"/>
      <w:marTop w:val="0"/>
      <w:marBottom w:val="0"/>
      <w:divBdr>
        <w:top w:val="none" w:sz="0" w:space="0" w:color="auto"/>
        <w:left w:val="none" w:sz="0" w:space="0" w:color="auto"/>
        <w:bottom w:val="none" w:sz="0" w:space="0" w:color="auto"/>
        <w:right w:val="none" w:sz="0" w:space="0" w:color="auto"/>
      </w:divBdr>
    </w:div>
    <w:div w:id="1783453929">
      <w:bodyDiv w:val="1"/>
      <w:marLeft w:val="0"/>
      <w:marRight w:val="0"/>
      <w:marTop w:val="0"/>
      <w:marBottom w:val="0"/>
      <w:divBdr>
        <w:top w:val="none" w:sz="0" w:space="0" w:color="auto"/>
        <w:left w:val="none" w:sz="0" w:space="0" w:color="auto"/>
        <w:bottom w:val="none" w:sz="0" w:space="0" w:color="auto"/>
        <w:right w:val="none" w:sz="0" w:space="0" w:color="auto"/>
      </w:divBdr>
    </w:div>
    <w:div w:id="1818303321">
      <w:bodyDiv w:val="1"/>
      <w:marLeft w:val="0"/>
      <w:marRight w:val="0"/>
      <w:marTop w:val="0"/>
      <w:marBottom w:val="0"/>
      <w:divBdr>
        <w:top w:val="none" w:sz="0" w:space="0" w:color="auto"/>
        <w:left w:val="none" w:sz="0" w:space="0" w:color="auto"/>
        <w:bottom w:val="none" w:sz="0" w:space="0" w:color="auto"/>
        <w:right w:val="none" w:sz="0" w:space="0" w:color="auto"/>
      </w:divBdr>
    </w:div>
    <w:div w:id="1903246888">
      <w:bodyDiv w:val="1"/>
      <w:marLeft w:val="0"/>
      <w:marRight w:val="0"/>
      <w:marTop w:val="0"/>
      <w:marBottom w:val="0"/>
      <w:divBdr>
        <w:top w:val="none" w:sz="0" w:space="0" w:color="auto"/>
        <w:left w:val="none" w:sz="0" w:space="0" w:color="auto"/>
        <w:bottom w:val="none" w:sz="0" w:space="0" w:color="auto"/>
        <w:right w:val="none" w:sz="0" w:space="0" w:color="auto"/>
      </w:divBdr>
    </w:div>
    <w:div w:id="1930039333">
      <w:bodyDiv w:val="1"/>
      <w:marLeft w:val="0"/>
      <w:marRight w:val="0"/>
      <w:marTop w:val="0"/>
      <w:marBottom w:val="0"/>
      <w:divBdr>
        <w:top w:val="none" w:sz="0" w:space="0" w:color="auto"/>
        <w:left w:val="none" w:sz="0" w:space="0" w:color="auto"/>
        <w:bottom w:val="none" w:sz="0" w:space="0" w:color="auto"/>
        <w:right w:val="none" w:sz="0" w:space="0" w:color="auto"/>
      </w:divBdr>
    </w:div>
    <w:div w:id="1944023172">
      <w:bodyDiv w:val="1"/>
      <w:marLeft w:val="0"/>
      <w:marRight w:val="0"/>
      <w:marTop w:val="0"/>
      <w:marBottom w:val="0"/>
      <w:divBdr>
        <w:top w:val="none" w:sz="0" w:space="0" w:color="auto"/>
        <w:left w:val="none" w:sz="0" w:space="0" w:color="auto"/>
        <w:bottom w:val="none" w:sz="0" w:space="0" w:color="auto"/>
        <w:right w:val="none" w:sz="0" w:space="0" w:color="auto"/>
      </w:divBdr>
    </w:div>
    <w:div w:id="1953784254">
      <w:bodyDiv w:val="1"/>
      <w:marLeft w:val="0"/>
      <w:marRight w:val="0"/>
      <w:marTop w:val="0"/>
      <w:marBottom w:val="0"/>
      <w:divBdr>
        <w:top w:val="none" w:sz="0" w:space="0" w:color="auto"/>
        <w:left w:val="none" w:sz="0" w:space="0" w:color="auto"/>
        <w:bottom w:val="none" w:sz="0" w:space="0" w:color="auto"/>
        <w:right w:val="none" w:sz="0" w:space="0" w:color="auto"/>
      </w:divBdr>
    </w:div>
    <w:div w:id="1981422155">
      <w:bodyDiv w:val="1"/>
      <w:marLeft w:val="0"/>
      <w:marRight w:val="0"/>
      <w:marTop w:val="0"/>
      <w:marBottom w:val="0"/>
      <w:divBdr>
        <w:top w:val="none" w:sz="0" w:space="0" w:color="auto"/>
        <w:left w:val="none" w:sz="0" w:space="0" w:color="auto"/>
        <w:bottom w:val="none" w:sz="0" w:space="0" w:color="auto"/>
        <w:right w:val="none" w:sz="0" w:space="0" w:color="auto"/>
      </w:divBdr>
    </w:div>
    <w:div w:id="1993410875">
      <w:bodyDiv w:val="1"/>
      <w:marLeft w:val="0"/>
      <w:marRight w:val="0"/>
      <w:marTop w:val="0"/>
      <w:marBottom w:val="0"/>
      <w:divBdr>
        <w:top w:val="none" w:sz="0" w:space="0" w:color="auto"/>
        <w:left w:val="none" w:sz="0" w:space="0" w:color="auto"/>
        <w:bottom w:val="none" w:sz="0" w:space="0" w:color="auto"/>
        <w:right w:val="none" w:sz="0" w:space="0" w:color="auto"/>
      </w:divBdr>
    </w:div>
    <w:div w:id="2001150418">
      <w:bodyDiv w:val="1"/>
      <w:marLeft w:val="0"/>
      <w:marRight w:val="0"/>
      <w:marTop w:val="0"/>
      <w:marBottom w:val="0"/>
      <w:divBdr>
        <w:top w:val="none" w:sz="0" w:space="0" w:color="auto"/>
        <w:left w:val="none" w:sz="0" w:space="0" w:color="auto"/>
        <w:bottom w:val="none" w:sz="0" w:space="0" w:color="auto"/>
        <w:right w:val="none" w:sz="0" w:space="0" w:color="auto"/>
      </w:divBdr>
    </w:div>
    <w:div w:id="2031570000">
      <w:bodyDiv w:val="1"/>
      <w:marLeft w:val="0"/>
      <w:marRight w:val="0"/>
      <w:marTop w:val="0"/>
      <w:marBottom w:val="0"/>
      <w:divBdr>
        <w:top w:val="none" w:sz="0" w:space="0" w:color="auto"/>
        <w:left w:val="none" w:sz="0" w:space="0" w:color="auto"/>
        <w:bottom w:val="none" w:sz="0" w:space="0" w:color="auto"/>
        <w:right w:val="none" w:sz="0" w:space="0" w:color="auto"/>
      </w:divBdr>
    </w:div>
    <w:div w:id="2038391140">
      <w:bodyDiv w:val="1"/>
      <w:marLeft w:val="0"/>
      <w:marRight w:val="0"/>
      <w:marTop w:val="0"/>
      <w:marBottom w:val="0"/>
      <w:divBdr>
        <w:top w:val="none" w:sz="0" w:space="0" w:color="auto"/>
        <w:left w:val="none" w:sz="0" w:space="0" w:color="auto"/>
        <w:bottom w:val="none" w:sz="0" w:space="0" w:color="auto"/>
        <w:right w:val="none" w:sz="0" w:space="0" w:color="auto"/>
      </w:divBdr>
    </w:div>
    <w:div w:id="2097432897">
      <w:bodyDiv w:val="1"/>
      <w:marLeft w:val="0"/>
      <w:marRight w:val="0"/>
      <w:marTop w:val="0"/>
      <w:marBottom w:val="0"/>
      <w:divBdr>
        <w:top w:val="none" w:sz="0" w:space="0" w:color="auto"/>
        <w:left w:val="none" w:sz="0" w:space="0" w:color="auto"/>
        <w:bottom w:val="none" w:sz="0" w:space="0" w:color="auto"/>
        <w:right w:val="none" w:sz="0" w:space="0" w:color="auto"/>
      </w:divBdr>
    </w:div>
    <w:div w:id="2115392659">
      <w:bodyDiv w:val="1"/>
      <w:marLeft w:val="0"/>
      <w:marRight w:val="0"/>
      <w:marTop w:val="0"/>
      <w:marBottom w:val="0"/>
      <w:divBdr>
        <w:top w:val="none" w:sz="0" w:space="0" w:color="auto"/>
        <w:left w:val="none" w:sz="0" w:space="0" w:color="auto"/>
        <w:bottom w:val="none" w:sz="0" w:space="0" w:color="auto"/>
        <w:right w:val="none" w:sz="0" w:space="0" w:color="auto"/>
      </w:divBdr>
    </w:div>
    <w:div w:id="213332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footer" Target="footer19.xml"/><Relationship Id="rId21" Type="http://schemas.openxmlformats.org/officeDocument/2006/relationships/footer" Target="footer1.xml"/><Relationship Id="rId42" Type="http://schemas.openxmlformats.org/officeDocument/2006/relationships/footer" Target="footer2.xml"/><Relationship Id="rId63" Type="http://schemas.openxmlformats.org/officeDocument/2006/relationships/image" Target="media/image38.png"/><Relationship Id="rId84" Type="http://schemas.openxmlformats.org/officeDocument/2006/relationships/header" Target="header11.xml"/><Relationship Id="rId138" Type="http://schemas.openxmlformats.org/officeDocument/2006/relationships/image" Target="media/image83.png"/><Relationship Id="rId159" Type="http://schemas.openxmlformats.org/officeDocument/2006/relationships/image" Target="media/image96.png"/><Relationship Id="rId170" Type="http://schemas.openxmlformats.org/officeDocument/2006/relationships/customXml" Target="../customXml/item2.xml"/><Relationship Id="rId107" Type="http://schemas.openxmlformats.org/officeDocument/2006/relationships/image" Target="media/image64.png"/><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image" Target="media/image34.png"/><Relationship Id="rId74" Type="http://schemas.openxmlformats.org/officeDocument/2006/relationships/footer" Target="footer8.xml"/><Relationship Id="rId128" Type="http://schemas.openxmlformats.org/officeDocument/2006/relationships/header" Target="header20.xml"/><Relationship Id="rId149" Type="http://schemas.openxmlformats.org/officeDocument/2006/relationships/image" Target="media/image88.png"/><Relationship Id="rId5" Type="http://schemas.openxmlformats.org/officeDocument/2006/relationships/webSettings" Target="webSettings.xml"/><Relationship Id="rId95" Type="http://schemas.openxmlformats.org/officeDocument/2006/relationships/image" Target="media/image58.png"/><Relationship Id="rId160" Type="http://schemas.openxmlformats.org/officeDocument/2006/relationships/image" Target="media/image97.png"/><Relationship Id="rId22" Type="http://schemas.openxmlformats.org/officeDocument/2006/relationships/image" Target="media/image13.png"/><Relationship Id="rId43" Type="http://schemas.openxmlformats.org/officeDocument/2006/relationships/footer" Target="footer3.xml"/><Relationship Id="rId64" Type="http://schemas.openxmlformats.org/officeDocument/2006/relationships/image" Target="media/image39.png"/><Relationship Id="rId118" Type="http://schemas.openxmlformats.org/officeDocument/2006/relationships/image" Target="media/image69.png"/><Relationship Id="rId139" Type="http://schemas.openxmlformats.org/officeDocument/2006/relationships/image" Target="media/image84.png"/><Relationship Id="rId85" Type="http://schemas.openxmlformats.org/officeDocument/2006/relationships/header" Target="header12.xml"/><Relationship Id="rId150" Type="http://schemas.openxmlformats.org/officeDocument/2006/relationships/image" Target="media/image89.png"/><Relationship Id="rId171" Type="http://schemas.openxmlformats.org/officeDocument/2006/relationships/customXml" Target="../customXml/item3.xml"/><Relationship Id="rId12" Type="http://schemas.openxmlformats.org/officeDocument/2006/relationships/image" Target="media/image5.png"/><Relationship Id="rId33" Type="http://schemas.openxmlformats.org/officeDocument/2006/relationships/hyperlink" Target="https://www.google.de/url?sa=i&amp;rct=j&amp;q=&amp;esrc=s&amp;source=images&amp;cd=&amp;cad=rja&amp;uact=8&amp;ved=0ahUKEwiLmtD2q8DYAhUKY1AKHfYVBhoQjRwIBw&amp;url=https://de.wikipedia.org/wiki/For-Schleife&amp;psig=AOvVaw0-yy82G_eORKUo8FkN0snh&amp;ust=1515225204199351" TargetMode="External"/><Relationship Id="rId108" Type="http://schemas.openxmlformats.org/officeDocument/2006/relationships/image" Target="media/image65.png"/><Relationship Id="rId129" Type="http://schemas.openxmlformats.org/officeDocument/2006/relationships/header" Target="header21.xml"/><Relationship Id="rId54" Type="http://schemas.openxmlformats.org/officeDocument/2006/relationships/image" Target="media/image35.png"/><Relationship Id="rId70" Type="http://schemas.openxmlformats.org/officeDocument/2006/relationships/image" Target="media/image45.png"/><Relationship Id="rId75" Type="http://schemas.openxmlformats.org/officeDocument/2006/relationships/footer" Target="footer9.xml"/><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85.png"/><Relationship Id="rId145" Type="http://schemas.openxmlformats.org/officeDocument/2006/relationships/header" Target="header25.xml"/><Relationship Id="rId161" Type="http://schemas.openxmlformats.org/officeDocument/2006/relationships/header" Target="header27.xml"/><Relationship Id="rId166" Type="http://schemas.openxmlformats.org/officeDocument/2006/relationships/footer" Target="footer2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8.png"/><Relationship Id="rId49" Type="http://schemas.openxmlformats.org/officeDocument/2006/relationships/hyperlink" Target="https://www.google.de/url?sa=i&amp;rct=j&amp;q=&amp;esrc=s&amp;source=images&amp;cd=&amp;cad=rja&amp;uact=8&amp;ved=0ahUKEwjA_qj0tMDYAhXHp6QKHVH8AgIQjRwIBw&amp;url=https://de.wikipedia.org/wiki/Bedingte_Anweisung_und_Verzweigung&amp;psig=AOvVaw3wxyTf3D4F3KUvbdHA44A1&amp;ust=1515227605135570" TargetMode="External"/><Relationship Id="rId114" Type="http://schemas.openxmlformats.org/officeDocument/2006/relationships/footer" Target="footer17.xml"/><Relationship Id="rId119" Type="http://schemas.openxmlformats.org/officeDocument/2006/relationships/image" Target="media/image70.png"/><Relationship Id="rId44" Type="http://schemas.openxmlformats.org/officeDocument/2006/relationships/header" Target="header4.xml"/><Relationship Id="rId60" Type="http://schemas.openxmlformats.org/officeDocument/2006/relationships/header" Target="header7.xml"/><Relationship Id="rId65" Type="http://schemas.openxmlformats.org/officeDocument/2006/relationships/image" Target="media/image40.png"/><Relationship Id="rId81" Type="http://schemas.openxmlformats.org/officeDocument/2006/relationships/image" Target="media/image50.png"/><Relationship Id="rId86" Type="http://schemas.openxmlformats.org/officeDocument/2006/relationships/footer" Target="footer11.xml"/><Relationship Id="rId130" Type="http://schemas.openxmlformats.org/officeDocument/2006/relationships/footer" Target="footer20.xml"/><Relationship Id="rId135" Type="http://schemas.openxmlformats.org/officeDocument/2006/relationships/image" Target="media/image80.png"/><Relationship Id="rId151" Type="http://schemas.openxmlformats.org/officeDocument/2006/relationships/header" Target="header26.xml"/><Relationship Id="rId156" Type="http://schemas.openxmlformats.org/officeDocument/2006/relationships/image" Target="media/image93.png"/><Relationship Id="rId172" Type="http://schemas.openxmlformats.org/officeDocument/2006/relationships/customXml" Target="../customXml/item4.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image" Target="media/image66.png"/><Relationship Id="rId34" Type="http://schemas.openxmlformats.org/officeDocument/2006/relationships/image" Target="media/image23.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eader" Target="header10.xml"/><Relationship Id="rId97" Type="http://schemas.openxmlformats.org/officeDocument/2006/relationships/header" Target="header14.xml"/><Relationship Id="rId104" Type="http://schemas.openxmlformats.org/officeDocument/2006/relationships/image" Target="media/image61.png"/><Relationship Id="rId120" Type="http://schemas.openxmlformats.org/officeDocument/2006/relationships/image" Target="media/image71.png"/><Relationship Id="rId125" Type="http://schemas.openxmlformats.org/officeDocument/2006/relationships/image" Target="media/image76.png"/><Relationship Id="rId141" Type="http://schemas.openxmlformats.org/officeDocument/2006/relationships/header" Target="header23.xml"/><Relationship Id="rId146" Type="http://schemas.openxmlformats.org/officeDocument/2006/relationships/footer" Target="footer25.xm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55.png"/><Relationship Id="rId162" Type="http://schemas.openxmlformats.org/officeDocument/2006/relationships/header" Target="header28.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header" Target="header2.xml"/><Relationship Id="rId45" Type="http://schemas.openxmlformats.org/officeDocument/2006/relationships/footer" Target="footer4.xml"/><Relationship Id="rId66" Type="http://schemas.openxmlformats.org/officeDocument/2006/relationships/image" Target="media/image41.png"/><Relationship Id="rId87" Type="http://schemas.openxmlformats.org/officeDocument/2006/relationships/footer" Target="footer12.xml"/><Relationship Id="rId110" Type="http://schemas.openxmlformats.org/officeDocument/2006/relationships/image" Target="media/image67.png"/><Relationship Id="rId115" Type="http://schemas.openxmlformats.org/officeDocument/2006/relationships/footer" Target="footer18.xml"/><Relationship Id="rId131" Type="http://schemas.openxmlformats.org/officeDocument/2006/relationships/footer" Target="footer21.xml"/><Relationship Id="rId136" Type="http://schemas.openxmlformats.org/officeDocument/2006/relationships/image" Target="media/image81.png"/><Relationship Id="rId157" Type="http://schemas.openxmlformats.org/officeDocument/2006/relationships/image" Target="media/image94.png"/><Relationship Id="rId61" Type="http://schemas.openxmlformats.org/officeDocument/2006/relationships/footer" Target="footer7.xml"/><Relationship Id="rId82" Type="http://schemas.openxmlformats.org/officeDocument/2006/relationships/image" Target="media/image51.png"/><Relationship Id="rId152" Type="http://schemas.openxmlformats.org/officeDocument/2006/relationships/footer" Target="footer26.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header" Target="header5.xml"/><Relationship Id="rId77" Type="http://schemas.openxmlformats.org/officeDocument/2006/relationships/footer" Target="footer10.xml"/><Relationship Id="rId100" Type="http://schemas.openxmlformats.org/officeDocument/2006/relationships/footer" Target="footer15.xml"/><Relationship Id="rId105" Type="http://schemas.openxmlformats.org/officeDocument/2006/relationships/image" Target="media/image62.png"/><Relationship Id="rId126" Type="http://schemas.openxmlformats.org/officeDocument/2006/relationships/image" Target="media/image77.png"/><Relationship Id="rId147" Type="http://schemas.openxmlformats.org/officeDocument/2006/relationships/image" Target="media/image86.png"/><Relationship Id="rId168"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eader" Target="header8.xml"/><Relationship Id="rId93" Type="http://schemas.openxmlformats.org/officeDocument/2006/relationships/image" Target="media/image56.png"/><Relationship Id="rId98" Type="http://schemas.openxmlformats.org/officeDocument/2006/relationships/header" Target="header15.xml"/><Relationship Id="rId121" Type="http://schemas.openxmlformats.org/officeDocument/2006/relationships/image" Target="media/image72.png"/><Relationship Id="rId142" Type="http://schemas.openxmlformats.org/officeDocument/2006/relationships/header" Target="header24.xml"/><Relationship Id="rId163" Type="http://schemas.openxmlformats.org/officeDocument/2006/relationships/footer" Target="footer27.xml"/><Relationship Id="rId3" Type="http://schemas.openxmlformats.org/officeDocument/2006/relationships/styles" Target="styles.xml"/><Relationship Id="rId25" Type="http://schemas.openxmlformats.org/officeDocument/2006/relationships/hyperlink" Target="https://www.google.de/url?sa=i&amp;rct=j&amp;q=&amp;esrc=s&amp;source=images&amp;cd=&amp;cad=rja&amp;uact=8&amp;ved=0ahUKEwimgPjsqcDYAhUCmrQKHXCkDM8QjRwIBw&amp;url=http://www.java-programmieren.com/if-anweisung-java.php&amp;psig=AOvVaw1xW1NwZK_t4dQkJfwkldye&amp;ust=1515224649441054" TargetMode="External"/><Relationship Id="rId46" Type="http://schemas.openxmlformats.org/officeDocument/2006/relationships/image" Target="media/image28.png"/><Relationship Id="rId67" Type="http://schemas.openxmlformats.org/officeDocument/2006/relationships/image" Target="media/image42.png"/><Relationship Id="rId116" Type="http://schemas.openxmlformats.org/officeDocument/2006/relationships/header" Target="header19.xml"/><Relationship Id="rId137" Type="http://schemas.openxmlformats.org/officeDocument/2006/relationships/image" Target="media/image82.png"/><Relationship Id="rId158" Type="http://schemas.openxmlformats.org/officeDocument/2006/relationships/image" Target="media/image95.png"/><Relationship Id="rId20" Type="http://schemas.openxmlformats.org/officeDocument/2006/relationships/header" Target="header1.xml"/><Relationship Id="rId41" Type="http://schemas.openxmlformats.org/officeDocument/2006/relationships/header" Target="header3.xml"/><Relationship Id="rId62" Type="http://schemas.openxmlformats.org/officeDocument/2006/relationships/image" Target="media/image37.png"/><Relationship Id="rId83" Type="http://schemas.openxmlformats.org/officeDocument/2006/relationships/image" Target="media/image52.png"/><Relationship Id="rId88" Type="http://schemas.openxmlformats.org/officeDocument/2006/relationships/header" Target="header13.xml"/><Relationship Id="rId111" Type="http://schemas.openxmlformats.org/officeDocument/2006/relationships/image" Target="media/image68.png"/><Relationship Id="rId132" Type="http://schemas.openxmlformats.org/officeDocument/2006/relationships/header" Target="header22.xml"/><Relationship Id="rId153" Type="http://schemas.openxmlformats.org/officeDocument/2006/relationships/image" Target="media/image90.png"/><Relationship Id="rId15" Type="http://schemas.openxmlformats.org/officeDocument/2006/relationships/image" Target="media/image8.png"/><Relationship Id="rId36" Type="http://schemas.openxmlformats.org/officeDocument/2006/relationships/image" Target="media/image25.png"/><Relationship Id="rId57" Type="http://schemas.openxmlformats.org/officeDocument/2006/relationships/header" Target="header6.xml"/><Relationship Id="rId106" Type="http://schemas.openxmlformats.org/officeDocument/2006/relationships/image" Target="media/image63.png"/><Relationship Id="rId127" Type="http://schemas.openxmlformats.org/officeDocument/2006/relationships/image" Target="media/image78.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33.png"/><Relationship Id="rId73" Type="http://schemas.openxmlformats.org/officeDocument/2006/relationships/header" Target="header9.xml"/><Relationship Id="rId78" Type="http://schemas.openxmlformats.org/officeDocument/2006/relationships/image" Target="media/image47.png"/><Relationship Id="rId94" Type="http://schemas.openxmlformats.org/officeDocument/2006/relationships/image" Target="media/image57.png"/><Relationship Id="rId99" Type="http://schemas.openxmlformats.org/officeDocument/2006/relationships/footer" Target="footer14.xml"/><Relationship Id="rId101" Type="http://schemas.openxmlformats.org/officeDocument/2006/relationships/header" Target="header16.xml"/><Relationship Id="rId122" Type="http://schemas.openxmlformats.org/officeDocument/2006/relationships/image" Target="media/image73.png"/><Relationship Id="rId143" Type="http://schemas.openxmlformats.org/officeDocument/2006/relationships/footer" Target="footer23.xml"/><Relationship Id="rId148" Type="http://schemas.openxmlformats.org/officeDocument/2006/relationships/image" Target="media/image87.png"/><Relationship Id="rId164" Type="http://schemas.openxmlformats.org/officeDocument/2006/relationships/footer" Target="footer28.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image" Target="media/image29.png"/><Relationship Id="rId68" Type="http://schemas.openxmlformats.org/officeDocument/2006/relationships/image" Target="media/image43.png"/><Relationship Id="rId89" Type="http://schemas.openxmlformats.org/officeDocument/2006/relationships/footer" Target="footer13.xml"/><Relationship Id="rId112" Type="http://schemas.openxmlformats.org/officeDocument/2006/relationships/header" Target="header17.xml"/><Relationship Id="rId133" Type="http://schemas.openxmlformats.org/officeDocument/2006/relationships/footer" Target="footer22.xml"/><Relationship Id="rId154" Type="http://schemas.openxmlformats.org/officeDocument/2006/relationships/image" Target="media/image91.png"/><Relationship Id="rId16" Type="http://schemas.openxmlformats.org/officeDocument/2006/relationships/image" Target="media/image9.png"/><Relationship Id="rId37" Type="http://schemas.openxmlformats.org/officeDocument/2006/relationships/hyperlink" Target="https://www.google.de/url?sa=i&amp;rct=j&amp;q=&amp;esrc=s&amp;source=images&amp;cd=&amp;cad=rja&amp;uact=8&amp;ved=0ahUKEwj0iLCx_sDYAhUOqaQKHYSEAOwQjRwIBw&amp;url=https://thenounproject.com/term/warning/18974/&amp;psig=AOvVaw3J0nQZ2Ni78Xki4rAdsgOp&amp;ust=1515247161363923" TargetMode="External"/><Relationship Id="rId58" Type="http://schemas.openxmlformats.org/officeDocument/2006/relationships/footer" Target="footer5.xml"/><Relationship Id="rId79" Type="http://schemas.openxmlformats.org/officeDocument/2006/relationships/image" Target="media/image48.png"/><Relationship Id="rId102" Type="http://schemas.openxmlformats.org/officeDocument/2006/relationships/footer" Target="footer16.xml"/><Relationship Id="rId123" Type="http://schemas.openxmlformats.org/officeDocument/2006/relationships/image" Target="media/image74.png"/><Relationship Id="rId144" Type="http://schemas.openxmlformats.org/officeDocument/2006/relationships/footer" Target="footer24.xml"/><Relationship Id="rId90" Type="http://schemas.openxmlformats.org/officeDocument/2006/relationships/image" Target="media/image53.png"/><Relationship Id="rId165" Type="http://schemas.openxmlformats.org/officeDocument/2006/relationships/header" Target="header29.xml"/><Relationship Id="rId27" Type="http://schemas.openxmlformats.org/officeDocument/2006/relationships/image" Target="media/image17.png"/><Relationship Id="rId48" Type="http://schemas.openxmlformats.org/officeDocument/2006/relationships/image" Target="media/image30.png"/><Relationship Id="rId69" Type="http://schemas.openxmlformats.org/officeDocument/2006/relationships/image" Target="media/image44.png"/><Relationship Id="rId113" Type="http://schemas.openxmlformats.org/officeDocument/2006/relationships/header" Target="header18.xml"/><Relationship Id="rId134" Type="http://schemas.openxmlformats.org/officeDocument/2006/relationships/image" Target="media/image79.png"/><Relationship Id="rId80" Type="http://schemas.openxmlformats.org/officeDocument/2006/relationships/image" Target="media/image49.png"/><Relationship Id="rId155" Type="http://schemas.openxmlformats.org/officeDocument/2006/relationships/image" Target="media/image92.png"/><Relationship Id="rId17" Type="http://schemas.openxmlformats.org/officeDocument/2006/relationships/image" Target="media/image10.png"/><Relationship Id="rId38" Type="http://schemas.openxmlformats.org/officeDocument/2006/relationships/image" Target="media/image26.png"/><Relationship Id="rId59" Type="http://schemas.openxmlformats.org/officeDocument/2006/relationships/footer" Target="footer6.xml"/><Relationship Id="rId103" Type="http://schemas.openxmlformats.org/officeDocument/2006/relationships/image" Target="media/image60.png"/><Relationship Id="rId124" Type="http://schemas.openxmlformats.org/officeDocument/2006/relationships/image" Target="media/image7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9BAF677105EB114B982F3F6AC57AC8E1" ma:contentTypeVersion="4" ma:contentTypeDescription="Ein neues Dokument erstellen." ma:contentTypeScope="" ma:versionID="82f14d5d2ffce0aa3bb2250863cba614">
  <xsd:schema xmlns:xsd="http://www.w3.org/2001/XMLSchema" xmlns:xs="http://www.w3.org/2001/XMLSchema" xmlns:p="http://schemas.microsoft.com/office/2006/metadata/properties" xmlns:ns2="1cd40096-36be-414e-81a5-1a9130486937" targetNamespace="http://schemas.microsoft.com/office/2006/metadata/properties" ma:root="true" ma:fieldsID="8167e74f0220077e114878018c447fda" ns2:_="">
    <xsd:import namespace="1cd40096-36be-414e-81a5-1a91304869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d40096-36be-414e-81a5-1a91304869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CE5C08-FE96-4E47-A667-D732D721BB64}">
  <ds:schemaRefs>
    <ds:schemaRef ds:uri="http://schemas.openxmlformats.org/officeDocument/2006/bibliography"/>
  </ds:schemaRefs>
</ds:datastoreItem>
</file>

<file path=customXml/itemProps2.xml><?xml version="1.0" encoding="utf-8"?>
<ds:datastoreItem xmlns:ds="http://schemas.openxmlformats.org/officeDocument/2006/customXml" ds:itemID="{1A342948-565B-4DB7-8766-746E8BEB3211}"/>
</file>

<file path=customXml/itemProps3.xml><?xml version="1.0" encoding="utf-8"?>
<ds:datastoreItem xmlns:ds="http://schemas.openxmlformats.org/officeDocument/2006/customXml" ds:itemID="{8E92ECC8-36C5-4BBB-9A82-1A1344139AA2}"/>
</file>

<file path=customXml/itemProps4.xml><?xml version="1.0" encoding="utf-8"?>
<ds:datastoreItem xmlns:ds="http://schemas.openxmlformats.org/officeDocument/2006/customXml" ds:itemID="{935CD54F-5D4A-4E47-9680-9BC8F1906EE3}"/>
</file>

<file path=docProps/app.xml><?xml version="1.0" encoding="utf-8"?>
<Properties xmlns="http://schemas.openxmlformats.org/officeDocument/2006/extended-properties" xmlns:vt="http://schemas.openxmlformats.org/officeDocument/2006/docPropsVTypes">
  <Template>Normal.dotm</Template>
  <TotalTime>0</TotalTime>
  <Pages>95</Pages>
  <Words>8661</Words>
  <Characters>54566</Characters>
  <Application>Microsoft Office Word</Application>
  <DocSecurity>0</DocSecurity>
  <Lines>454</Lines>
  <Paragraphs>126</Paragraphs>
  <ScaleCrop>false</ScaleCrop>
  <HeadingPairs>
    <vt:vector size="2" baseType="variant">
      <vt:variant>
        <vt:lpstr>Titel</vt:lpstr>
      </vt:variant>
      <vt:variant>
        <vt:i4>1</vt:i4>
      </vt:variant>
    </vt:vector>
  </HeadingPairs>
  <TitlesOfParts>
    <vt:vector size="1" baseType="lpstr">
      <vt:lpstr>C# - Grundlagen</vt:lpstr>
    </vt:vector>
  </TitlesOfParts>
  <Company>ppedv AG</Company>
  <LinksUpToDate>false</LinksUpToDate>
  <CharactersWithSpaces>63101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 Grundlagen</dc:title>
  <dc:subject/>
  <dc:creator/>
  <cp:keywords/>
  <dc:description/>
  <cp:lastModifiedBy>Stephan Hahnel</cp:lastModifiedBy>
  <cp:revision>38</cp:revision>
  <dcterms:created xsi:type="dcterms:W3CDTF">2018-01-03T11:03:00Z</dcterms:created>
  <dcterms:modified xsi:type="dcterms:W3CDTF">2018-01-19T15:40:00Z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0x0101009BAF677105EB114B982F3F6AC57AC8E1</vt:lpwstr>
  </property>
</Properties>
</file>